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5D5DC" w14:textId="77777777" w:rsidR="00993A9E" w:rsidRPr="00993A9E" w:rsidRDefault="00993A9E" w:rsidP="00993A9E">
      <w:pPr>
        <w:pStyle w:val="Heading1"/>
        <w:spacing w:line="360" w:lineRule="auto"/>
        <w:rPr>
          <w:lang w:val="nl-NL"/>
        </w:rPr>
      </w:pPr>
      <w:r w:rsidRPr="00993A9E">
        <w:rPr>
          <w:lang w:val="nl-NL"/>
        </w:rPr>
        <w:t>RAPPORTAGE: Nulinspectie &amp; EMC Gap-Analyse</w:t>
      </w:r>
    </w:p>
    <w:p w14:paraId="210A1BAF" w14:textId="77777777" w:rsidR="00993A9E" w:rsidRPr="00993A9E" w:rsidRDefault="00993A9E" w:rsidP="00993A9E">
      <w:pPr>
        <w:spacing w:line="360" w:lineRule="auto"/>
        <w:rPr>
          <w:lang w:val="en-US"/>
        </w:rPr>
      </w:pPr>
      <w:r w:rsidRPr="00993A9E">
        <w:rPr>
          <w:b/>
          <w:bCs/>
          <w:lang w:val="en-US"/>
        </w:rPr>
        <w:t>Project:</w:t>
      </w:r>
      <w:r w:rsidRPr="00993A9E">
        <w:rPr>
          <w:lang w:val="en-US"/>
        </w:rPr>
        <w:t xml:space="preserve"> </w:t>
      </w:r>
      <w:proofErr w:type="spellStart"/>
      <w:r w:rsidRPr="00993A9E">
        <w:rPr>
          <w:lang w:val="en-US"/>
        </w:rPr>
        <w:t>Simonshaven</w:t>
      </w:r>
      <w:proofErr w:type="spellEnd"/>
      <w:r w:rsidRPr="00993A9E">
        <w:rPr>
          <w:lang w:val="en-US"/>
        </w:rPr>
        <w:t xml:space="preserve"> 380kV </w:t>
      </w:r>
      <w:proofErr w:type="spellStart"/>
      <w:r w:rsidRPr="00993A9E">
        <w:rPr>
          <w:lang w:val="en-US"/>
        </w:rPr>
        <w:t>Uitbreiding</w:t>
      </w:r>
      <w:proofErr w:type="spellEnd"/>
      <w:r w:rsidRPr="00993A9E">
        <w:rPr>
          <w:lang w:val="en-US"/>
        </w:rPr>
        <w:t xml:space="preserve"> (DP2-4)</w:t>
      </w:r>
      <w:r w:rsidRPr="00993A9E">
        <w:rPr>
          <w:lang w:val="en-US"/>
        </w:rPr>
        <w:br/>
      </w:r>
      <w:r w:rsidRPr="00993A9E">
        <w:rPr>
          <w:b/>
          <w:bCs/>
          <w:lang w:val="en-US"/>
        </w:rPr>
        <w:t>Client:</w:t>
      </w:r>
      <w:r w:rsidRPr="00993A9E">
        <w:rPr>
          <w:lang w:val="en-US"/>
        </w:rPr>
        <w:t xml:space="preserve"> SC&amp;M II V.O.F.</w:t>
      </w:r>
      <w:r w:rsidRPr="00993A9E">
        <w:rPr>
          <w:lang w:val="en-US"/>
        </w:rPr>
        <w:br/>
      </w:r>
      <w:r w:rsidRPr="00993A9E">
        <w:rPr>
          <w:b/>
          <w:bCs/>
          <w:lang w:val="en-US"/>
        </w:rPr>
        <w:t>DNV Reference:</w:t>
      </w:r>
      <w:r w:rsidRPr="00993A9E">
        <w:rPr>
          <w:lang w:val="en-US"/>
        </w:rPr>
        <w:t xml:space="preserve"> OPP-00436810-PSP 25-1757</w:t>
      </w:r>
      <w:r w:rsidRPr="00993A9E">
        <w:rPr>
          <w:lang w:val="en-US"/>
        </w:rPr>
        <w:br/>
      </w:r>
      <w:r w:rsidRPr="00993A9E">
        <w:rPr>
          <w:b/>
          <w:bCs/>
          <w:lang w:val="en-US"/>
        </w:rPr>
        <w:t>Date:</w:t>
      </w:r>
      <w:r w:rsidRPr="00993A9E">
        <w:rPr>
          <w:lang w:val="en-US"/>
        </w:rPr>
        <w:t xml:space="preserve"> [Insert Date]</w:t>
      </w:r>
      <w:r w:rsidRPr="00993A9E">
        <w:rPr>
          <w:lang w:val="en-US"/>
        </w:rPr>
        <w:br/>
      </w:r>
      <w:r w:rsidRPr="00993A9E">
        <w:rPr>
          <w:b/>
          <w:bCs/>
          <w:lang w:val="en-US"/>
        </w:rPr>
        <w:t>Status:</w:t>
      </w:r>
      <w:r w:rsidRPr="00993A9E">
        <w:rPr>
          <w:lang w:val="en-US"/>
        </w:rPr>
        <w:t xml:space="preserve"> DRAFT (Pending Site Visit &amp; DP2-4 DO Documentation)</w:t>
      </w:r>
    </w:p>
    <w:p w14:paraId="7D3E6CF1" w14:textId="77777777" w:rsidR="00993A9E" w:rsidRPr="0055263E" w:rsidRDefault="00993A9E" w:rsidP="00993A9E">
      <w:pPr>
        <w:spacing w:line="360" w:lineRule="auto"/>
        <w:rPr>
          <w:b/>
          <w:bCs/>
          <w:lang w:val="en-US"/>
        </w:rPr>
      </w:pPr>
    </w:p>
    <w:p w14:paraId="5015F8A8" w14:textId="7158F867" w:rsidR="00993A9E" w:rsidRPr="00993A9E" w:rsidRDefault="00993A9E" w:rsidP="00993A9E">
      <w:pPr>
        <w:pStyle w:val="Heading1"/>
        <w:spacing w:line="360" w:lineRule="auto"/>
        <w:rPr>
          <w:lang w:val="nl-NL"/>
        </w:rPr>
      </w:pPr>
      <w:r w:rsidRPr="00993A9E">
        <w:rPr>
          <w:lang w:val="nl-NL"/>
        </w:rPr>
        <w:t>Management Summary</w:t>
      </w:r>
    </w:p>
    <w:p w14:paraId="75F112F4" w14:textId="77777777" w:rsidR="00993A9E" w:rsidRPr="00993A9E" w:rsidRDefault="00993A9E" w:rsidP="00993A9E">
      <w:pPr>
        <w:spacing w:line="360" w:lineRule="auto"/>
        <w:rPr>
          <w:lang w:val="en-US"/>
        </w:rPr>
      </w:pPr>
      <w:r w:rsidRPr="00993A9E">
        <w:rPr>
          <w:lang w:val="en-US"/>
        </w:rPr>
        <w:t>This report documents the findings of the EMC Baseline Survey (</w:t>
      </w:r>
      <w:proofErr w:type="spellStart"/>
      <w:r w:rsidRPr="00993A9E">
        <w:rPr>
          <w:i/>
          <w:iCs/>
          <w:lang w:val="en-US"/>
        </w:rPr>
        <w:t>Nulinspectie</w:t>
      </w:r>
      <w:proofErr w:type="spellEnd"/>
      <w:r w:rsidRPr="00993A9E">
        <w:rPr>
          <w:lang w:val="en-US"/>
        </w:rPr>
        <w:t xml:space="preserve">) performed by DNV at the </w:t>
      </w:r>
      <w:proofErr w:type="spellStart"/>
      <w:r w:rsidRPr="00993A9E">
        <w:rPr>
          <w:lang w:val="en-US"/>
        </w:rPr>
        <w:t>Simonshaven</w:t>
      </w:r>
      <w:proofErr w:type="spellEnd"/>
      <w:r w:rsidRPr="00993A9E">
        <w:rPr>
          <w:lang w:val="en-US"/>
        </w:rPr>
        <w:t xml:space="preserve"> 380kV substation.</w:t>
      </w:r>
    </w:p>
    <w:p w14:paraId="3C71173F" w14:textId="77777777" w:rsidR="00993A9E" w:rsidRPr="00993A9E" w:rsidRDefault="00993A9E" w:rsidP="00993A9E">
      <w:pPr>
        <w:spacing w:line="360" w:lineRule="auto"/>
        <w:rPr>
          <w:lang w:val="en-US"/>
        </w:rPr>
      </w:pPr>
      <w:r w:rsidRPr="00993A9E">
        <w:rPr>
          <w:b/>
          <w:bCs/>
          <w:lang w:val="en-US"/>
        </w:rPr>
        <w:t>Objective:</w:t>
      </w:r>
      <w:r w:rsidRPr="00993A9E">
        <w:rPr>
          <w:lang w:val="en-US"/>
        </w:rPr>
        <w:t xml:space="preserve"> To visually verify the "As-Built" EMC status of the existing Phase 1 (DP1) installation and identify specific integration risks for the new Phase 2-4 (DP2-4) expansion.</w:t>
      </w:r>
    </w:p>
    <w:p w14:paraId="5995A86C" w14:textId="77777777" w:rsidR="00993A9E" w:rsidRPr="00993A9E" w:rsidRDefault="00993A9E" w:rsidP="00993A9E">
      <w:pPr>
        <w:spacing w:line="360" w:lineRule="auto"/>
        <w:rPr>
          <w:lang w:val="en-US"/>
        </w:rPr>
      </w:pPr>
      <w:r w:rsidRPr="00993A9E">
        <w:rPr>
          <w:b/>
          <w:bCs/>
          <w:lang w:val="en-US"/>
        </w:rPr>
        <w:t>Key Conclusion (Preliminary):</w:t>
      </w:r>
      <w:r w:rsidRPr="00993A9E">
        <w:rPr>
          <w:lang w:val="en-US"/>
        </w:rPr>
        <w:br/>
        <w:t xml:space="preserve">Based on the review of the DP1 As-Built documentation [2], it is a known fact that the existing buildings (CDG and </w:t>
      </w:r>
      <w:proofErr w:type="spellStart"/>
      <w:r w:rsidRPr="00993A9E">
        <w:rPr>
          <w:lang w:val="en-US"/>
        </w:rPr>
        <w:t>Takhuisjes</w:t>
      </w:r>
      <w:proofErr w:type="spellEnd"/>
      <w:r w:rsidRPr="00993A9E">
        <w:rPr>
          <w:lang w:val="en-US"/>
        </w:rPr>
        <w:t xml:space="preserve">) </w:t>
      </w:r>
      <w:r w:rsidRPr="00993A9E">
        <w:rPr>
          <w:b/>
          <w:bCs/>
          <w:lang w:val="en-US"/>
        </w:rPr>
        <w:t>do not</w:t>
      </w:r>
      <w:r w:rsidRPr="00993A9E">
        <w:rPr>
          <w:lang w:val="en-US"/>
        </w:rPr>
        <w:t xml:space="preserve"> fully comply with the TenneT </w:t>
      </w:r>
      <w:r w:rsidRPr="00993A9E">
        <w:rPr>
          <w:i/>
          <w:iCs/>
          <w:lang w:val="en-US"/>
        </w:rPr>
        <w:t>Standard 380kV Zone Concept</w:t>
      </w:r>
      <w:r w:rsidRPr="00993A9E">
        <w:rPr>
          <w:lang w:val="en-US"/>
        </w:rPr>
        <w:t xml:space="preserve"> [1] regarding building shielding (</w:t>
      </w:r>
      <w:commentRangeStart w:id="0"/>
      <w:r w:rsidRPr="00993A9E">
        <w:rPr>
          <w:lang w:val="en-US"/>
        </w:rPr>
        <w:t>LPZ 2</w:t>
      </w:r>
      <w:commentRangeEnd w:id="0"/>
      <w:r w:rsidR="00611E7C">
        <w:rPr>
          <w:rStyle w:val="CommentReference"/>
        </w:rPr>
        <w:commentReference w:id="0"/>
      </w:r>
      <w:r w:rsidRPr="00993A9E">
        <w:rPr>
          <w:lang w:val="en-US"/>
        </w:rPr>
        <w:t>).</w:t>
      </w:r>
      <w:r w:rsidRPr="00993A9E">
        <w:rPr>
          <w:lang w:val="en-US"/>
        </w:rPr>
        <w:br/>
        <w:t xml:space="preserve">This inspection serves to confirm the extent of these deviations. </w:t>
      </w:r>
      <w:r w:rsidRPr="00993A9E">
        <w:rPr>
          <w:b/>
          <w:bCs/>
          <w:lang w:val="en-US"/>
        </w:rPr>
        <w:t>Critical Note:</w:t>
      </w:r>
      <w:r w:rsidRPr="00993A9E">
        <w:rPr>
          <w:lang w:val="en-US"/>
        </w:rPr>
        <w:t xml:space="preserve"> If the existing buildings are confirmed to be unshielded (</w:t>
      </w:r>
      <w:commentRangeStart w:id="1"/>
      <w:r w:rsidRPr="00993A9E">
        <w:rPr>
          <w:lang w:val="en-US"/>
        </w:rPr>
        <w:t>LPZ 1</w:t>
      </w:r>
      <w:commentRangeEnd w:id="1"/>
      <w:r w:rsidR="00611E7C">
        <w:rPr>
          <w:rStyle w:val="CommentReference"/>
        </w:rPr>
        <w:commentReference w:id="1"/>
      </w:r>
      <w:r w:rsidRPr="00993A9E">
        <w:rPr>
          <w:lang w:val="en-US"/>
        </w:rPr>
        <w:t xml:space="preserve">), the design for DP2-4 </w:t>
      </w:r>
      <w:r w:rsidRPr="00993A9E">
        <w:rPr>
          <w:b/>
          <w:bCs/>
          <w:lang w:val="en-US"/>
        </w:rPr>
        <w:t>must</w:t>
      </w:r>
      <w:r w:rsidRPr="00993A9E">
        <w:rPr>
          <w:lang w:val="en-US"/>
        </w:rPr>
        <w:t xml:space="preserve"> compensate for this by applying higher immunity specifications or cabinet-level shielding for all new secondary equipment installed in these </w:t>
      </w:r>
      <w:commentRangeStart w:id="2"/>
      <w:r w:rsidRPr="00993A9E">
        <w:rPr>
          <w:lang w:val="en-US"/>
        </w:rPr>
        <w:t>rooms.</w:t>
      </w:r>
      <w:commentRangeEnd w:id="2"/>
      <w:r w:rsidR="00611E7C">
        <w:rPr>
          <w:rStyle w:val="CommentReference"/>
        </w:rPr>
        <w:commentReference w:id="2"/>
      </w:r>
    </w:p>
    <w:p w14:paraId="715AE1F9" w14:textId="667A4F83" w:rsidR="00993A9E" w:rsidRPr="00993A9E" w:rsidRDefault="00993A9E" w:rsidP="00993A9E">
      <w:pPr>
        <w:pStyle w:val="Heading1"/>
        <w:spacing w:line="360" w:lineRule="auto"/>
        <w:rPr>
          <w:lang w:val="nl-NL"/>
        </w:rPr>
      </w:pPr>
      <w:r w:rsidRPr="00993A9E">
        <w:rPr>
          <w:lang w:val="nl-NL"/>
        </w:rPr>
        <w:t>Introduction</w:t>
      </w:r>
    </w:p>
    <w:p w14:paraId="469C0F88" w14:textId="5ACCFA7F" w:rsidR="00993A9E" w:rsidRPr="00993A9E" w:rsidRDefault="00993A9E" w:rsidP="00993A9E">
      <w:pPr>
        <w:pStyle w:val="Heading2"/>
        <w:spacing w:line="360" w:lineRule="auto"/>
        <w:rPr>
          <w:lang w:val="nl-NL"/>
        </w:rPr>
      </w:pPr>
      <w:r w:rsidRPr="00993A9E">
        <w:rPr>
          <w:lang w:val="nl-NL"/>
        </w:rPr>
        <w:t>Project Context</w:t>
      </w:r>
    </w:p>
    <w:p w14:paraId="6C0CBAD5" w14:textId="77777777" w:rsidR="00993A9E" w:rsidRPr="00993A9E" w:rsidRDefault="00993A9E" w:rsidP="00993A9E">
      <w:pPr>
        <w:spacing w:line="360" w:lineRule="auto"/>
        <w:rPr>
          <w:lang w:val="en-US"/>
        </w:rPr>
      </w:pPr>
      <w:r w:rsidRPr="00993A9E">
        <w:rPr>
          <w:lang w:val="en-US"/>
        </w:rPr>
        <w:t xml:space="preserve">SC&amp;M is executing the expansion of the </w:t>
      </w:r>
      <w:proofErr w:type="spellStart"/>
      <w:r w:rsidRPr="00993A9E">
        <w:rPr>
          <w:lang w:val="en-US"/>
        </w:rPr>
        <w:t>Simonshaven</w:t>
      </w:r>
      <w:proofErr w:type="spellEnd"/>
      <w:r w:rsidRPr="00993A9E">
        <w:rPr>
          <w:lang w:val="en-US"/>
        </w:rPr>
        <w:t xml:space="preserve"> substation (DP2-4). This involves integrating new high-voltage assets (Transformers TR412-414, Compensation Coils, Bays 4-5) into the existing operational environment (DP1).</w:t>
      </w:r>
    </w:p>
    <w:p w14:paraId="3F6862D5" w14:textId="510F7B09" w:rsidR="00993A9E" w:rsidRPr="00993A9E" w:rsidRDefault="00993A9E" w:rsidP="00993A9E">
      <w:pPr>
        <w:pStyle w:val="Heading2"/>
        <w:spacing w:line="360" w:lineRule="auto"/>
        <w:rPr>
          <w:lang w:val="nl-NL"/>
        </w:rPr>
      </w:pPr>
      <w:r w:rsidRPr="00993A9E">
        <w:rPr>
          <w:lang w:val="nl-NL"/>
        </w:rPr>
        <w:t>Scope of Inspection</w:t>
      </w:r>
    </w:p>
    <w:p w14:paraId="22A45D1F" w14:textId="77777777" w:rsidR="00993A9E" w:rsidRPr="00993A9E" w:rsidRDefault="00993A9E" w:rsidP="00993A9E">
      <w:pPr>
        <w:spacing w:line="360" w:lineRule="auto"/>
        <w:rPr>
          <w:lang w:val="en-US"/>
        </w:rPr>
      </w:pPr>
      <w:r w:rsidRPr="00993A9E">
        <w:rPr>
          <w:lang w:val="en-US"/>
        </w:rPr>
        <w:t xml:space="preserve">The scope of this </w:t>
      </w:r>
      <w:proofErr w:type="spellStart"/>
      <w:r w:rsidRPr="00993A9E">
        <w:rPr>
          <w:i/>
          <w:iCs/>
          <w:lang w:val="en-US"/>
        </w:rPr>
        <w:t>Nulinspectie</w:t>
      </w:r>
      <w:proofErr w:type="spellEnd"/>
      <w:r w:rsidRPr="00993A9E">
        <w:rPr>
          <w:lang w:val="en-US"/>
        </w:rPr>
        <w:t xml:space="preserve"> is limited to:</w:t>
      </w:r>
    </w:p>
    <w:p w14:paraId="16953CA4" w14:textId="77777777" w:rsidR="00993A9E" w:rsidRPr="00993A9E" w:rsidRDefault="00993A9E" w:rsidP="00993A9E">
      <w:pPr>
        <w:numPr>
          <w:ilvl w:val="0"/>
          <w:numId w:val="19"/>
        </w:numPr>
        <w:spacing w:line="360" w:lineRule="auto"/>
        <w:rPr>
          <w:lang w:val="en-US"/>
        </w:rPr>
      </w:pPr>
      <w:r w:rsidRPr="00993A9E">
        <w:rPr>
          <w:b/>
          <w:bCs/>
          <w:lang w:val="en-US"/>
        </w:rPr>
        <w:t>Visual Inspection:</w:t>
      </w:r>
      <w:r w:rsidRPr="00993A9E">
        <w:rPr>
          <w:lang w:val="en-US"/>
        </w:rPr>
        <w:t xml:space="preserve"> Verification of visible earthing, bonding, shielding, and cable routing in the existing CDG, </w:t>
      </w:r>
      <w:proofErr w:type="spellStart"/>
      <w:r w:rsidRPr="00993A9E">
        <w:rPr>
          <w:lang w:val="en-US"/>
        </w:rPr>
        <w:t>Takhuisjes</w:t>
      </w:r>
      <w:proofErr w:type="spellEnd"/>
      <w:r w:rsidRPr="00993A9E">
        <w:rPr>
          <w:lang w:val="en-US"/>
        </w:rPr>
        <w:t>, and accessible cable trenches.</w:t>
      </w:r>
    </w:p>
    <w:p w14:paraId="764412E7" w14:textId="77777777" w:rsidR="00993A9E" w:rsidRPr="00993A9E" w:rsidRDefault="00993A9E" w:rsidP="00993A9E">
      <w:pPr>
        <w:numPr>
          <w:ilvl w:val="0"/>
          <w:numId w:val="19"/>
        </w:numPr>
        <w:spacing w:line="360" w:lineRule="auto"/>
        <w:rPr>
          <w:lang w:val="en-US"/>
        </w:rPr>
      </w:pPr>
      <w:r w:rsidRPr="00993A9E">
        <w:rPr>
          <w:b/>
          <w:bCs/>
          <w:lang w:val="en-US"/>
        </w:rPr>
        <w:t>Gap Analysis:</w:t>
      </w:r>
      <w:r w:rsidRPr="00993A9E">
        <w:rPr>
          <w:lang w:val="en-US"/>
        </w:rPr>
        <w:t xml:space="preserve"> Comparing the physical installation against TenneT Standard E04 [</w:t>
      </w:r>
      <w:commentRangeStart w:id="3"/>
      <w:r w:rsidRPr="00993A9E">
        <w:rPr>
          <w:lang w:val="en-US"/>
        </w:rPr>
        <w:t>1]</w:t>
      </w:r>
      <w:commentRangeEnd w:id="3"/>
      <w:r w:rsidR="00BD0F90">
        <w:rPr>
          <w:rStyle w:val="CommentReference"/>
        </w:rPr>
        <w:commentReference w:id="3"/>
      </w:r>
      <w:r w:rsidRPr="00993A9E">
        <w:rPr>
          <w:lang w:val="en-US"/>
        </w:rPr>
        <w:t xml:space="preserve"> and the DP1 EMC Plan [2].</w:t>
      </w:r>
    </w:p>
    <w:p w14:paraId="2C961205" w14:textId="77777777" w:rsidR="00993A9E" w:rsidRPr="00993A9E" w:rsidRDefault="00993A9E" w:rsidP="00993A9E">
      <w:pPr>
        <w:numPr>
          <w:ilvl w:val="0"/>
          <w:numId w:val="19"/>
        </w:numPr>
        <w:spacing w:line="360" w:lineRule="auto"/>
        <w:rPr>
          <w:lang w:val="en-US"/>
        </w:rPr>
      </w:pPr>
      <w:r w:rsidRPr="00993A9E">
        <w:rPr>
          <w:b/>
          <w:bCs/>
          <w:lang w:val="en-US"/>
        </w:rPr>
        <w:t>Interface Check:</w:t>
      </w:r>
      <w:r w:rsidRPr="00993A9E">
        <w:rPr>
          <w:lang w:val="en-US"/>
        </w:rPr>
        <w:t xml:space="preserve"> Identifying physical connection points for the new DP2-4 earthing and cabling.</w:t>
      </w:r>
    </w:p>
    <w:p w14:paraId="143E0516" w14:textId="77777777" w:rsidR="00993A9E" w:rsidRPr="00993A9E" w:rsidRDefault="00993A9E" w:rsidP="00993A9E">
      <w:pPr>
        <w:spacing w:line="360" w:lineRule="auto"/>
        <w:rPr>
          <w:lang w:val="en-US"/>
        </w:rPr>
      </w:pPr>
      <w:r w:rsidRPr="00993A9E">
        <w:rPr>
          <w:i/>
          <w:iCs/>
          <w:lang w:val="en-US"/>
        </w:rPr>
        <w:t xml:space="preserve">Exclusion: This scope does not include electromagnetic field measurements, </w:t>
      </w:r>
      <w:commentRangeStart w:id="4"/>
      <w:r w:rsidRPr="00993A9E">
        <w:rPr>
          <w:i/>
          <w:iCs/>
          <w:lang w:val="en-US"/>
        </w:rPr>
        <w:t>soil</w:t>
      </w:r>
      <w:commentRangeEnd w:id="4"/>
      <w:r w:rsidR="00794AF9">
        <w:rPr>
          <w:rStyle w:val="CommentReference"/>
        </w:rPr>
        <w:commentReference w:id="4"/>
      </w:r>
      <w:r w:rsidRPr="00993A9E">
        <w:rPr>
          <w:i/>
          <w:iCs/>
          <w:lang w:val="en-US"/>
        </w:rPr>
        <w:t xml:space="preserve"> resistivity measurements, or inspection of covered/underground components unless opened by the client.</w:t>
      </w:r>
    </w:p>
    <w:p w14:paraId="2A55EA78" w14:textId="31B6C215" w:rsidR="00993A9E" w:rsidRPr="00993A9E" w:rsidRDefault="00993A9E" w:rsidP="00993A9E">
      <w:pPr>
        <w:pStyle w:val="Heading2"/>
        <w:spacing w:line="360" w:lineRule="auto"/>
        <w:rPr>
          <w:lang w:val="nl-NL"/>
        </w:rPr>
      </w:pPr>
      <w:r w:rsidRPr="00993A9E">
        <w:rPr>
          <w:lang w:val="nl-NL"/>
        </w:rPr>
        <w:t>Dependencies &amp; Limitations</w:t>
      </w:r>
    </w:p>
    <w:p w14:paraId="3D10D064" w14:textId="77777777" w:rsidR="00993A9E" w:rsidRPr="00993A9E" w:rsidRDefault="00993A9E" w:rsidP="00993A9E">
      <w:pPr>
        <w:numPr>
          <w:ilvl w:val="0"/>
          <w:numId w:val="20"/>
        </w:numPr>
        <w:spacing w:line="360" w:lineRule="auto"/>
        <w:rPr>
          <w:lang w:val="en-US"/>
        </w:rPr>
      </w:pPr>
      <w:r w:rsidRPr="00993A9E">
        <w:rPr>
          <w:b/>
          <w:bCs/>
          <w:lang w:val="en-US"/>
        </w:rPr>
        <w:t>Missing Design Data:</w:t>
      </w:r>
      <w:r w:rsidRPr="00993A9E">
        <w:rPr>
          <w:lang w:val="en-US"/>
        </w:rPr>
        <w:t xml:space="preserve"> At the time of this inspection, the </w:t>
      </w:r>
      <w:proofErr w:type="spellStart"/>
      <w:r w:rsidRPr="00993A9E">
        <w:rPr>
          <w:b/>
          <w:bCs/>
          <w:lang w:val="en-US"/>
        </w:rPr>
        <w:t>Definitief</w:t>
      </w:r>
      <w:proofErr w:type="spellEnd"/>
      <w:r w:rsidRPr="00993A9E">
        <w:rPr>
          <w:b/>
          <w:bCs/>
          <w:lang w:val="en-US"/>
        </w:rPr>
        <w:t xml:space="preserve"> </w:t>
      </w:r>
      <w:proofErr w:type="spellStart"/>
      <w:r w:rsidRPr="00993A9E">
        <w:rPr>
          <w:b/>
          <w:bCs/>
          <w:lang w:val="en-US"/>
        </w:rPr>
        <w:t>Ontwerp</w:t>
      </w:r>
      <w:proofErr w:type="spellEnd"/>
      <w:r w:rsidRPr="00993A9E">
        <w:rPr>
          <w:b/>
          <w:bCs/>
          <w:lang w:val="en-US"/>
        </w:rPr>
        <w:t xml:space="preserve"> (DO)</w:t>
      </w:r>
      <w:r w:rsidRPr="00993A9E">
        <w:rPr>
          <w:lang w:val="en-US"/>
        </w:rPr>
        <w:t xml:space="preserve"> for DP2-4 has not been provided. DNV cannot assess specific cable routing conflicts for the new work until these documents </w:t>
      </w:r>
      <w:commentRangeStart w:id="5"/>
      <w:r w:rsidRPr="00993A9E">
        <w:rPr>
          <w:lang w:val="en-US"/>
        </w:rPr>
        <w:t>are</w:t>
      </w:r>
      <w:commentRangeEnd w:id="5"/>
      <w:r w:rsidR="004E0D56">
        <w:rPr>
          <w:rStyle w:val="CommentReference"/>
        </w:rPr>
        <w:commentReference w:id="5"/>
      </w:r>
      <w:r w:rsidRPr="00993A9E">
        <w:rPr>
          <w:lang w:val="en-US"/>
        </w:rPr>
        <w:t xml:space="preserve"> received.</w:t>
      </w:r>
    </w:p>
    <w:p w14:paraId="49175B27" w14:textId="77777777" w:rsidR="00993A9E" w:rsidRPr="00993A9E" w:rsidRDefault="00993A9E" w:rsidP="00993A9E">
      <w:pPr>
        <w:numPr>
          <w:ilvl w:val="0"/>
          <w:numId w:val="20"/>
        </w:numPr>
        <w:spacing w:line="360" w:lineRule="auto"/>
        <w:rPr>
          <w:lang w:val="en-US"/>
        </w:rPr>
      </w:pPr>
      <w:r w:rsidRPr="00993A9E">
        <w:rPr>
          <w:b/>
          <w:bCs/>
          <w:lang w:val="en-US"/>
        </w:rPr>
        <w:t>Hidden Defects:</w:t>
      </w:r>
      <w:r w:rsidRPr="00993A9E">
        <w:rPr>
          <w:lang w:val="en-US"/>
        </w:rPr>
        <w:t xml:space="preserve"> DNV </w:t>
      </w:r>
      <w:commentRangeStart w:id="6"/>
      <w:r w:rsidRPr="00993A9E">
        <w:rPr>
          <w:lang w:val="en-US"/>
        </w:rPr>
        <w:t>assumes</w:t>
      </w:r>
      <w:commentRangeEnd w:id="6"/>
      <w:r w:rsidR="004E0D56">
        <w:rPr>
          <w:rStyle w:val="CommentReference"/>
        </w:rPr>
        <w:commentReference w:id="6"/>
      </w:r>
      <w:r w:rsidRPr="00993A9E">
        <w:rPr>
          <w:lang w:val="en-US"/>
        </w:rPr>
        <w:t xml:space="preserve"> that underground earthing connections (not visible) were installed according to the as-built drawings, unless visual evidence suggests otherwise.</w:t>
      </w:r>
    </w:p>
    <w:p w14:paraId="3E47B5B5" w14:textId="00B046CA" w:rsidR="00993A9E" w:rsidRPr="00993A9E" w:rsidRDefault="00993A9E" w:rsidP="00993A9E">
      <w:pPr>
        <w:pStyle w:val="Heading1"/>
        <w:spacing w:line="360" w:lineRule="auto"/>
        <w:rPr>
          <w:lang w:val="nl-NL"/>
        </w:rPr>
      </w:pPr>
      <w:r w:rsidRPr="00993A9E">
        <w:rPr>
          <w:lang w:val="nl-NL"/>
        </w:rPr>
        <w:lastRenderedPageBreak/>
        <w:t>Reference Framework</w:t>
      </w:r>
    </w:p>
    <w:p w14:paraId="6012C4A2" w14:textId="77777777" w:rsidR="00993A9E" w:rsidRPr="00993A9E" w:rsidRDefault="00993A9E" w:rsidP="00993A9E">
      <w:pPr>
        <w:spacing w:line="360" w:lineRule="auto"/>
        <w:rPr>
          <w:lang w:val="en-US"/>
        </w:rPr>
      </w:pPr>
      <w:r w:rsidRPr="00993A9E">
        <w:rPr>
          <w:lang w:val="en-US"/>
        </w:rPr>
        <w:t xml:space="preserve">The inspection evaluates the site against the following hierarchy of </w:t>
      </w:r>
      <w:commentRangeStart w:id="7"/>
      <w:r w:rsidRPr="00993A9E">
        <w:rPr>
          <w:lang w:val="en-US"/>
        </w:rPr>
        <w:t>documents</w:t>
      </w:r>
      <w:commentRangeEnd w:id="7"/>
      <w:r w:rsidR="004E0D56">
        <w:rPr>
          <w:rStyle w:val="CommentReference"/>
        </w:rPr>
        <w:commentReference w:id="7"/>
      </w:r>
      <w:r w:rsidRPr="00993A9E">
        <w:rPr>
          <w:lang w:val="en-US"/>
        </w:rPr>
        <w:t>:</w:t>
      </w:r>
    </w:p>
    <w:tbl>
      <w:tblPr>
        <w:tblStyle w:val="TableGrid"/>
        <w:tblW w:w="0" w:type="auto"/>
        <w:tblLook w:val="04A0" w:firstRow="1" w:lastRow="0" w:firstColumn="1" w:lastColumn="0" w:noHBand="0" w:noVBand="1"/>
      </w:tblPr>
      <w:tblGrid>
        <w:gridCol w:w="498"/>
        <w:gridCol w:w="1384"/>
        <w:gridCol w:w="3172"/>
        <w:gridCol w:w="1183"/>
        <w:gridCol w:w="3335"/>
      </w:tblGrid>
      <w:tr w:rsidR="00993A9E" w:rsidRPr="00993A9E" w14:paraId="44D4E1D1" w14:textId="77777777" w:rsidTr="00993A9E">
        <w:tc>
          <w:tcPr>
            <w:tcW w:w="0" w:type="auto"/>
            <w:hideMark/>
          </w:tcPr>
          <w:p w14:paraId="4B0E5990" w14:textId="77777777" w:rsidR="00993A9E" w:rsidRPr="00993A9E" w:rsidRDefault="00993A9E" w:rsidP="00993A9E">
            <w:pPr>
              <w:spacing w:line="360" w:lineRule="auto"/>
              <w:rPr>
                <w:lang w:val="nl-NL"/>
              </w:rPr>
            </w:pPr>
            <w:r w:rsidRPr="00993A9E">
              <w:rPr>
                <w:lang w:val="nl-NL"/>
              </w:rPr>
              <w:t>Ref</w:t>
            </w:r>
          </w:p>
        </w:tc>
        <w:tc>
          <w:tcPr>
            <w:tcW w:w="0" w:type="auto"/>
            <w:hideMark/>
          </w:tcPr>
          <w:p w14:paraId="008EB392" w14:textId="77777777" w:rsidR="00993A9E" w:rsidRPr="00993A9E" w:rsidRDefault="00993A9E" w:rsidP="00993A9E">
            <w:pPr>
              <w:spacing w:line="360" w:lineRule="auto"/>
              <w:rPr>
                <w:lang w:val="nl-NL"/>
              </w:rPr>
            </w:pPr>
            <w:r w:rsidRPr="00993A9E">
              <w:rPr>
                <w:lang w:val="nl-NL"/>
              </w:rPr>
              <w:t>Document Number</w:t>
            </w:r>
          </w:p>
        </w:tc>
        <w:tc>
          <w:tcPr>
            <w:tcW w:w="0" w:type="auto"/>
            <w:hideMark/>
          </w:tcPr>
          <w:p w14:paraId="7D8B9BBC" w14:textId="77777777" w:rsidR="00993A9E" w:rsidRPr="00993A9E" w:rsidRDefault="00993A9E" w:rsidP="00993A9E">
            <w:pPr>
              <w:spacing w:line="360" w:lineRule="auto"/>
              <w:rPr>
                <w:lang w:val="nl-NL"/>
              </w:rPr>
            </w:pPr>
            <w:r w:rsidRPr="00993A9E">
              <w:rPr>
                <w:lang w:val="nl-NL"/>
              </w:rPr>
              <w:t>Title</w:t>
            </w:r>
          </w:p>
        </w:tc>
        <w:tc>
          <w:tcPr>
            <w:tcW w:w="0" w:type="auto"/>
            <w:hideMark/>
          </w:tcPr>
          <w:p w14:paraId="6FE2883C" w14:textId="77777777" w:rsidR="00993A9E" w:rsidRPr="00993A9E" w:rsidRDefault="00993A9E" w:rsidP="00993A9E">
            <w:pPr>
              <w:spacing w:line="360" w:lineRule="auto"/>
              <w:rPr>
                <w:lang w:val="nl-NL"/>
              </w:rPr>
            </w:pPr>
            <w:r w:rsidRPr="00993A9E">
              <w:rPr>
                <w:lang w:val="nl-NL"/>
              </w:rPr>
              <w:t>Status</w:t>
            </w:r>
          </w:p>
        </w:tc>
        <w:tc>
          <w:tcPr>
            <w:tcW w:w="0" w:type="auto"/>
            <w:hideMark/>
          </w:tcPr>
          <w:p w14:paraId="609164CC" w14:textId="77777777" w:rsidR="00993A9E" w:rsidRPr="00993A9E" w:rsidRDefault="00993A9E" w:rsidP="00993A9E">
            <w:pPr>
              <w:spacing w:line="360" w:lineRule="auto"/>
              <w:rPr>
                <w:lang w:val="nl-NL"/>
              </w:rPr>
            </w:pPr>
            <w:r w:rsidRPr="00993A9E">
              <w:rPr>
                <w:lang w:val="nl-NL"/>
              </w:rPr>
              <w:t>Relevance</w:t>
            </w:r>
          </w:p>
        </w:tc>
      </w:tr>
      <w:tr w:rsidR="00993A9E" w:rsidRPr="00993A9E" w14:paraId="6E717CCA" w14:textId="77777777" w:rsidTr="00993A9E">
        <w:tc>
          <w:tcPr>
            <w:tcW w:w="0" w:type="auto"/>
            <w:hideMark/>
          </w:tcPr>
          <w:p w14:paraId="35E7E47F" w14:textId="77777777" w:rsidR="00993A9E" w:rsidRPr="00993A9E" w:rsidRDefault="00993A9E" w:rsidP="00993A9E">
            <w:pPr>
              <w:spacing w:line="360" w:lineRule="auto"/>
              <w:rPr>
                <w:lang w:val="nl-NL"/>
              </w:rPr>
            </w:pPr>
            <w:r w:rsidRPr="00993A9E">
              <w:rPr>
                <w:b/>
                <w:bCs/>
                <w:lang w:val="nl-NL"/>
              </w:rPr>
              <w:t>[1]</w:t>
            </w:r>
          </w:p>
        </w:tc>
        <w:tc>
          <w:tcPr>
            <w:tcW w:w="0" w:type="auto"/>
            <w:hideMark/>
          </w:tcPr>
          <w:p w14:paraId="1C35A040" w14:textId="77777777" w:rsidR="00993A9E" w:rsidRPr="00993A9E" w:rsidRDefault="00993A9E" w:rsidP="00993A9E">
            <w:pPr>
              <w:spacing w:line="360" w:lineRule="auto"/>
              <w:rPr>
                <w:lang w:val="nl-NL"/>
              </w:rPr>
            </w:pPr>
            <w:r w:rsidRPr="00993A9E">
              <w:rPr>
                <w:b/>
                <w:bCs/>
                <w:lang w:val="nl-NL"/>
              </w:rPr>
              <w:t>1287698 (E04)</w:t>
            </w:r>
          </w:p>
        </w:tc>
        <w:tc>
          <w:tcPr>
            <w:tcW w:w="0" w:type="auto"/>
            <w:hideMark/>
          </w:tcPr>
          <w:p w14:paraId="50516EFF" w14:textId="77777777" w:rsidR="00993A9E" w:rsidRPr="00993A9E" w:rsidRDefault="00993A9E" w:rsidP="00993A9E">
            <w:pPr>
              <w:spacing w:line="360" w:lineRule="auto"/>
              <w:rPr>
                <w:lang w:val="nl-NL"/>
              </w:rPr>
            </w:pPr>
            <w:r w:rsidRPr="00993A9E">
              <w:rPr>
                <w:i/>
                <w:iCs/>
                <w:lang w:val="nl-NL"/>
              </w:rPr>
              <w:t>Uitwerking EMC eisen-zone concept standaard 380kV station</w:t>
            </w:r>
          </w:p>
        </w:tc>
        <w:tc>
          <w:tcPr>
            <w:tcW w:w="0" w:type="auto"/>
            <w:hideMark/>
          </w:tcPr>
          <w:p w14:paraId="5F1C0BDE" w14:textId="77777777" w:rsidR="00993A9E" w:rsidRPr="00993A9E" w:rsidRDefault="00993A9E" w:rsidP="00993A9E">
            <w:pPr>
              <w:spacing w:line="360" w:lineRule="auto"/>
              <w:rPr>
                <w:lang w:val="nl-NL"/>
              </w:rPr>
            </w:pPr>
            <w:r w:rsidRPr="00993A9E">
              <w:rPr>
                <w:b/>
                <w:bCs/>
                <w:lang w:val="nl-NL"/>
              </w:rPr>
              <w:t>The Standard</w:t>
            </w:r>
          </w:p>
        </w:tc>
        <w:tc>
          <w:tcPr>
            <w:tcW w:w="0" w:type="auto"/>
            <w:hideMark/>
          </w:tcPr>
          <w:p w14:paraId="52003EAE" w14:textId="77777777" w:rsidR="00993A9E" w:rsidRPr="00993A9E" w:rsidRDefault="00993A9E" w:rsidP="00993A9E">
            <w:pPr>
              <w:spacing w:line="360" w:lineRule="auto"/>
              <w:rPr>
                <w:lang w:val="en-US"/>
              </w:rPr>
            </w:pPr>
            <w:proofErr w:type="spellStart"/>
            <w:r w:rsidRPr="00993A9E">
              <w:rPr>
                <w:lang w:val="en-US"/>
              </w:rPr>
              <w:t>TenneT's</w:t>
            </w:r>
            <w:proofErr w:type="spellEnd"/>
            <w:r w:rsidRPr="00993A9E">
              <w:rPr>
                <w:lang w:val="en-US"/>
              </w:rPr>
              <w:t xml:space="preserve"> mandatory rules for zoning (LPZ) and installation details.</w:t>
            </w:r>
          </w:p>
        </w:tc>
      </w:tr>
      <w:tr w:rsidR="00993A9E" w:rsidRPr="00993A9E" w14:paraId="44AC6898" w14:textId="77777777" w:rsidTr="00993A9E">
        <w:tc>
          <w:tcPr>
            <w:tcW w:w="0" w:type="auto"/>
            <w:hideMark/>
          </w:tcPr>
          <w:p w14:paraId="12CD3A96" w14:textId="77777777" w:rsidR="00993A9E" w:rsidRPr="00993A9E" w:rsidRDefault="00993A9E" w:rsidP="00993A9E">
            <w:pPr>
              <w:spacing w:line="360" w:lineRule="auto"/>
              <w:rPr>
                <w:lang w:val="nl-NL"/>
              </w:rPr>
            </w:pPr>
            <w:r w:rsidRPr="00993A9E">
              <w:rPr>
                <w:b/>
                <w:bCs/>
                <w:lang w:val="nl-NL"/>
              </w:rPr>
              <w:t>[2]</w:t>
            </w:r>
          </w:p>
        </w:tc>
        <w:tc>
          <w:tcPr>
            <w:tcW w:w="0" w:type="auto"/>
            <w:hideMark/>
          </w:tcPr>
          <w:p w14:paraId="664D40DD" w14:textId="77777777" w:rsidR="00993A9E" w:rsidRPr="00993A9E" w:rsidRDefault="00993A9E" w:rsidP="00993A9E">
            <w:pPr>
              <w:spacing w:line="360" w:lineRule="auto"/>
              <w:rPr>
                <w:lang w:val="nl-NL"/>
              </w:rPr>
            </w:pPr>
            <w:r w:rsidRPr="00993A9E">
              <w:rPr>
                <w:b/>
                <w:bCs/>
                <w:lang w:val="nl-NL"/>
              </w:rPr>
              <w:t>2407-5582</w:t>
            </w:r>
          </w:p>
        </w:tc>
        <w:tc>
          <w:tcPr>
            <w:tcW w:w="0" w:type="auto"/>
            <w:hideMark/>
          </w:tcPr>
          <w:p w14:paraId="3CBE5D37" w14:textId="77777777" w:rsidR="00993A9E" w:rsidRPr="00993A9E" w:rsidRDefault="00993A9E" w:rsidP="00993A9E">
            <w:pPr>
              <w:spacing w:line="360" w:lineRule="auto"/>
              <w:rPr>
                <w:lang w:val="nl-NL"/>
              </w:rPr>
            </w:pPr>
            <w:r w:rsidRPr="00993A9E">
              <w:rPr>
                <w:i/>
                <w:iCs/>
                <w:lang w:val="nl-NL"/>
              </w:rPr>
              <w:t>EMC beheersplan SMH380 (Phase 1)</w:t>
            </w:r>
          </w:p>
        </w:tc>
        <w:tc>
          <w:tcPr>
            <w:tcW w:w="0" w:type="auto"/>
            <w:hideMark/>
          </w:tcPr>
          <w:p w14:paraId="6E0AD547" w14:textId="77777777" w:rsidR="00993A9E" w:rsidRPr="00993A9E" w:rsidRDefault="00993A9E" w:rsidP="00993A9E">
            <w:pPr>
              <w:spacing w:line="360" w:lineRule="auto"/>
              <w:rPr>
                <w:lang w:val="nl-NL"/>
              </w:rPr>
            </w:pPr>
            <w:r w:rsidRPr="00993A9E">
              <w:rPr>
                <w:b/>
                <w:bCs/>
                <w:lang w:val="nl-NL"/>
              </w:rPr>
              <w:t>As-Built</w:t>
            </w:r>
          </w:p>
        </w:tc>
        <w:tc>
          <w:tcPr>
            <w:tcW w:w="0" w:type="auto"/>
            <w:hideMark/>
          </w:tcPr>
          <w:p w14:paraId="30A4FDE1" w14:textId="77777777" w:rsidR="00993A9E" w:rsidRPr="00993A9E" w:rsidRDefault="00993A9E" w:rsidP="00993A9E">
            <w:pPr>
              <w:spacing w:line="360" w:lineRule="auto"/>
              <w:rPr>
                <w:lang w:val="en-US"/>
              </w:rPr>
            </w:pPr>
            <w:r w:rsidRPr="00993A9E">
              <w:rPr>
                <w:lang w:val="en-US"/>
              </w:rPr>
              <w:t>Describes the executed state of DP1, including known deviations.</w:t>
            </w:r>
          </w:p>
        </w:tc>
      </w:tr>
      <w:tr w:rsidR="00993A9E" w:rsidRPr="00993A9E" w14:paraId="3FB31BA1" w14:textId="77777777" w:rsidTr="00993A9E">
        <w:tc>
          <w:tcPr>
            <w:tcW w:w="0" w:type="auto"/>
            <w:hideMark/>
          </w:tcPr>
          <w:p w14:paraId="2535707A" w14:textId="77777777" w:rsidR="00993A9E" w:rsidRPr="00993A9E" w:rsidRDefault="00993A9E" w:rsidP="00993A9E">
            <w:pPr>
              <w:spacing w:line="360" w:lineRule="auto"/>
              <w:rPr>
                <w:lang w:val="nl-NL"/>
              </w:rPr>
            </w:pPr>
            <w:r w:rsidRPr="00993A9E">
              <w:rPr>
                <w:b/>
                <w:bCs/>
                <w:lang w:val="nl-NL"/>
              </w:rPr>
              <w:t>[3]</w:t>
            </w:r>
          </w:p>
        </w:tc>
        <w:tc>
          <w:tcPr>
            <w:tcW w:w="0" w:type="auto"/>
            <w:hideMark/>
          </w:tcPr>
          <w:p w14:paraId="0E28C952" w14:textId="77777777" w:rsidR="00993A9E" w:rsidRPr="00993A9E" w:rsidRDefault="00993A9E" w:rsidP="00993A9E">
            <w:pPr>
              <w:spacing w:line="360" w:lineRule="auto"/>
              <w:rPr>
                <w:lang w:val="nl-NL"/>
              </w:rPr>
            </w:pPr>
            <w:r w:rsidRPr="00993A9E">
              <w:rPr>
                <w:b/>
                <w:bCs/>
                <w:lang w:val="nl-NL"/>
              </w:rPr>
              <w:t>01350-01-00075</w:t>
            </w:r>
          </w:p>
        </w:tc>
        <w:tc>
          <w:tcPr>
            <w:tcW w:w="0" w:type="auto"/>
            <w:hideMark/>
          </w:tcPr>
          <w:p w14:paraId="4DC00FD4" w14:textId="77777777" w:rsidR="00993A9E" w:rsidRPr="00993A9E" w:rsidRDefault="00993A9E" w:rsidP="00993A9E">
            <w:pPr>
              <w:spacing w:line="360" w:lineRule="auto"/>
              <w:rPr>
                <w:lang w:val="nl-NL"/>
              </w:rPr>
            </w:pPr>
            <w:r w:rsidRPr="00993A9E">
              <w:rPr>
                <w:i/>
                <w:iCs/>
                <w:lang w:val="nl-NL"/>
              </w:rPr>
              <w:t>Beoordeling EMC studie SMH380 Fase 1</w:t>
            </w:r>
          </w:p>
        </w:tc>
        <w:tc>
          <w:tcPr>
            <w:tcW w:w="0" w:type="auto"/>
            <w:hideMark/>
          </w:tcPr>
          <w:p w14:paraId="5C2C04F7" w14:textId="77777777" w:rsidR="00993A9E" w:rsidRPr="00993A9E" w:rsidRDefault="00993A9E" w:rsidP="00993A9E">
            <w:pPr>
              <w:spacing w:line="360" w:lineRule="auto"/>
              <w:rPr>
                <w:lang w:val="nl-NL"/>
              </w:rPr>
            </w:pPr>
            <w:r w:rsidRPr="00993A9E">
              <w:rPr>
                <w:b/>
                <w:bCs/>
                <w:lang w:val="nl-NL"/>
              </w:rPr>
              <w:t>History</w:t>
            </w:r>
          </w:p>
        </w:tc>
        <w:tc>
          <w:tcPr>
            <w:tcW w:w="0" w:type="auto"/>
            <w:hideMark/>
          </w:tcPr>
          <w:p w14:paraId="1FC7667A" w14:textId="77777777" w:rsidR="00993A9E" w:rsidRPr="00993A9E" w:rsidRDefault="00993A9E" w:rsidP="00993A9E">
            <w:pPr>
              <w:spacing w:line="360" w:lineRule="auto"/>
              <w:rPr>
                <w:lang w:val="en-US"/>
              </w:rPr>
            </w:pPr>
            <w:r w:rsidRPr="00993A9E">
              <w:rPr>
                <w:lang w:val="en-US"/>
              </w:rPr>
              <w:t>Previous gap analysis highlighting missing shielding mesh.</w:t>
            </w:r>
          </w:p>
        </w:tc>
      </w:tr>
    </w:tbl>
    <w:p w14:paraId="584D4C06" w14:textId="04919239" w:rsidR="00993A9E" w:rsidRPr="00993A9E" w:rsidRDefault="00993A9E" w:rsidP="00993A9E">
      <w:pPr>
        <w:pStyle w:val="Heading2"/>
        <w:spacing w:line="360" w:lineRule="auto"/>
        <w:rPr>
          <w:lang w:val="en-US"/>
        </w:rPr>
      </w:pPr>
      <w:r w:rsidRPr="00993A9E">
        <w:rPr>
          <w:lang w:val="en-US"/>
        </w:rPr>
        <w:t>Risk Identification (Pre-Inspection Analysis)</w:t>
      </w:r>
    </w:p>
    <w:p w14:paraId="286A5CD8" w14:textId="77777777" w:rsidR="00993A9E" w:rsidRPr="00993A9E" w:rsidRDefault="00993A9E" w:rsidP="00993A9E">
      <w:pPr>
        <w:spacing w:line="360" w:lineRule="auto"/>
        <w:rPr>
          <w:lang w:val="en-US"/>
        </w:rPr>
      </w:pPr>
      <w:r w:rsidRPr="00993A9E">
        <w:rPr>
          <w:lang w:val="en-US"/>
        </w:rPr>
        <w:t>Based on the review of Document [2] (</w:t>
      </w:r>
      <w:r w:rsidRPr="00993A9E">
        <w:rPr>
          <w:i/>
          <w:iCs/>
          <w:lang w:val="en-US"/>
        </w:rPr>
        <w:t xml:space="preserve">EMC </w:t>
      </w:r>
      <w:proofErr w:type="spellStart"/>
      <w:r w:rsidRPr="00993A9E">
        <w:rPr>
          <w:i/>
          <w:iCs/>
          <w:lang w:val="en-US"/>
        </w:rPr>
        <w:t>beheersplan</w:t>
      </w:r>
      <w:proofErr w:type="spellEnd"/>
      <w:r w:rsidRPr="00993A9E">
        <w:rPr>
          <w:i/>
          <w:iCs/>
          <w:lang w:val="en-US"/>
        </w:rPr>
        <w:t xml:space="preserve"> SMH380</w:t>
      </w:r>
      <w:r w:rsidRPr="00993A9E">
        <w:rPr>
          <w:lang w:val="en-US"/>
        </w:rPr>
        <w:t>), the following specific risks must be verified on-site:</w:t>
      </w:r>
    </w:p>
    <w:p w14:paraId="13789C12" w14:textId="77777777" w:rsidR="00993A9E" w:rsidRPr="00993A9E" w:rsidRDefault="00993A9E" w:rsidP="00993A9E">
      <w:pPr>
        <w:numPr>
          <w:ilvl w:val="0"/>
          <w:numId w:val="21"/>
        </w:numPr>
        <w:spacing w:line="360" w:lineRule="auto"/>
        <w:rPr>
          <w:lang w:val="en-US"/>
        </w:rPr>
      </w:pPr>
      <w:r w:rsidRPr="00993A9E">
        <w:rPr>
          <w:b/>
          <w:bCs/>
          <w:lang w:val="en-US"/>
        </w:rPr>
        <w:t>Legacy Shielding Defect:</w:t>
      </w:r>
      <w:r w:rsidRPr="00993A9E">
        <w:rPr>
          <w:lang w:val="en-US"/>
        </w:rPr>
        <w:t xml:space="preserve"> Document [2] states that the EMC mesh (30x30mm) in the CDG and </w:t>
      </w:r>
      <w:proofErr w:type="spellStart"/>
      <w:r w:rsidRPr="00993A9E">
        <w:rPr>
          <w:lang w:val="en-US"/>
        </w:rPr>
        <w:t>Takhuisjes</w:t>
      </w:r>
      <w:proofErr w:type="spellEnd"/>
      <w:r w:rsidRPr="00993A9E">
        <w:rPr>
          <w:lang w:val="en-US"/>
        </w:rPr>
        <w:t xml:space="preserve"> was "not correctly installed."</w:t>
      </w:r>
    </w:p>
    <w:p w14:paraId="15080A9A" w14:textId="77777777" w:rsidR="00993A9E" w:rsidRPr="00993A9E" w:rsidRDefault="00993A9E" w:rsidP="00993A9E">
      <w:pPr>
        <w:numPr>
          <w:ilvl w:val="1"/>
          <w:numId w:val="21"/>
        </w:numPr>
        <w:spacing w:line="360" w:lineRule="auto"/>
        <w:rPr>
          <w:lang w:val="en-US"/>
        </w:rPr>
      </w:pPr>
      <w:r w:rsidRPr="00993A9E">
        <w:rPr>
          <w:i/>
          <w:iCs/>
          <w:lang w:val="en-US"/>
        </w:rPr>
        <w:t>Risk:</w:t>
      </w:r>
      <w:r w:rsidRPr="00993A9E">
        <w:rPr>
          <w:lang w:val="en-US"/>
        </w:rPr>
        <w:t xml:space="preserve"> The rooms may effectively be </w:t>
      </w:r>
      <w:commentRangeStart w:id="8"/>
      <w:r w:rsidRPr="00993A9E">
        <w:rPr>
          <w:b/>
          <w:bCs/>
          <w:lang w:val="en-US"/>
        </w:rPr>
        <w:t>LPZ 1</w:t>
      </w:r>
      <w:commentRangeEnd w:id="8"/>
      <w:r w:rsidR="00451822">
        <w:rPr>
          <w:rStyle w:val="CommentReference"/>
        </w:rPr>
        <w:commentReference w:id="8"/>
      </w:r>
      <w:r w:rsidRPr="00993A9E">
        <w:rPr>
          <w:lang w:val="en-US"/>
        </w:rPr>
        <w:t xml:space="preserve"> (Unshielded) instead of </w:t>
      </w:r>
      <w:r w:rsidRPr="00993A9E">
        <w:rPr>
          <w:b/>
          <w:bCs/>
          <w:lang w:val="en-US"/>
        </w:rPr>
        <w:t>LPZ 2</w:t>
      </w:r>
      <w:r w:rsidRPr="00993A9E">
        <w:rPr>
          <w:lang w:val="en-US"/>
        </w:rPr>
        <w:t>.</w:t>
      </w:r>
    </w:p>
    <w:p w14:paraId="708B61ED" w14:textId="77777777" w:rsidR="00993A9E" w:rsidRPr="00993A9E" w:rsidRDefault="00993A9E" w:rsidP="00993A9E">
      <w:pPr>
        <w:numPr>
          <w:ilvl w:val="1"/>
          <w:numId w:val="21"/>
        </w:numPr>
        <w:spacing w:line="360" w:lineRule="auto"/>
        <w:rPr>
          <w:lang w:val="en-US"/>
        </w:rPr>
      </w:pPr>
      <w:r w:rsidRPr="00993A9E">
        <w:rPr>
          <w:i/>
          <w:iCs/>
          <w:lang w:val="en-US"/>
        </w:rPr>
        <w:t>Inspection Focus:</w:t>
      </w:r>
      <w:r w:rsidRPr="00993A9E">
        <w:rPr>
          <w:lang w:val="en-US"/>
        </w:rPr>
        <w:t xml:space="preserve"> </w:t>
      </w:r>
      <w:commentRangeStart w:id="9"/>
      <w:r w:rsidRPr="00993A9E">
        <w:rPr>
          <w:lang w:val="en-US"/>
        </w:rPr>
        <w:t xml:space="preserve">Verify </w:t>
      </w:r>
      <w:commentRangeEnd w:id="9"/>
      <w:r w:rsidR="00451822">
        <w:rPr>
          <w:rStyle w:val="CommentReference"/>
        </w:rPr>
        <w:commentReference w:id="9"/>
      </w:r>
      <w:r w:rsidRPr="00993A9E">
        <w:rPr>
          <w:lang w:val="en-US"/>
        </w:rPr>
        <w:t>if any wall/floor bonding points for the mesh are visible or connected.</w:t>
      </w:r>
    </w:p>
    <w:p w14:paraId="2E38B2D7" w14:textId="77777777" w:rsidR="00993A9E" w:rsidRPr="00993A9E" w:rsidRDefault="00993A9E" w:rsidP="00993A9E">
      <w:pPr>
        <w:numPr>
          <w:ilvl w:val="0"/>
          <w:numId w:val="21"/>
        </w:numPr>
        <w:spacing w:line="360" w:lineRule="auto"/>
        <w:rPr>
          <w:lang w:val="en-US"/>
        </w:rPr>
      </w:pPr>
      <w:r w:rsidRPr="00993A9E">
        <w:rPr>
          <w:b/>
          <w:bCs/>
          <w:lang w:val="en-US"/>
        </w:rPr>
        <w:t>Cable Entry Integrity:</w:t>
      </w:r>
      <w:r w:rsidRPr="00993A9E">
        <w:rPr>
          <w:lang w:val="en-US"/>
        </w:rPr>
        <w:t xml:space="preserve"> There is ambiguity regarding the bonding of </w:t>
      </w:r>
      <w:proofErr w:type="spellStart"/>
      <w:r w:rsidRPr="00993A9E">
        <w:rPr>
          <w:lang w:val="en-US"/>
        </w:rPr>
        <w:t>Roxtec</w:t>
      </w:r>
      <w:proofErr w:type="spellEnd"/>
      <w:r w:rsidRPr="00993A9E">
        <w:rPr>
          <w:lang w:val="en-US"/>
        </w:rPr>
        <w:t xml:space="preserve"> frames and the termination of cable shields at the building entry.</w:t>
      </w:r>
    </w:p>
    <w:p w14:paraId="5031B1C1" w14:textId="77777777" w:rsidR="00993A9E" w:rsidRPr="00993A9E" w:rsidRDefault="00993A9E" w:rsidP="00993A9E">
      <w:pPr>
        <w:numPr>
          <w:ilvl w:val="1"/>
          <w:numId w:val="21"/>
        </w:numPr>
        <w:spacing w:line="360" w:lineRule="auto"/>
        <w:rPr>
          <w:lang w:val="en-US"/>
        </w:rPr>
      </w:pPr>
      <w:r w:rsidRPr="00993A9E">
        <w:rPr>
          <w:i/>
          <w:iCs/>
          <w:lang w:val="en-US"/>
        </w:rPr>
        <w:t>Risk:</w:t>
      </w:r>
      <w:r w:rsidRPr="00993A9E">
        <w:rPr>
          <w:lang w:val="en-US"/>
        </w:rPr>
        <w:t xml:space="preserve"> High-frequency interference entering the building via cable shields.</w:t>
      </w:r>
    </w:p>
    <w:p w14:paraId="1D7D162D" w14:textId="77777777" w:rsidR="00993A9E" w:rsidRPr="00993A9E" w:rsidRDefault="00993A9E" w:rsidP="00993A9E">
      <w:pPr>
        <w:numPr>
          <w:ilvl w:val="1"/>
          <w:numId w:val="21"/>
        </w:numPr>
        <w:spacing w:line="360" w:lineRule="auto"/>
        <w:rPr>
          <w:lang w:val="en-US"/>
        </w:rPr>
      </w:pPr>
      <w:r w:rsidRPr="00993A9E">
        <w:rPr>
          <w:i/>
          <w:iCs/>
          <w:lang w:val="en-US"/>
        </w:rPr>
        <w:t>Inspection Focus:</w:t>
      </w:r>
      <w:r w:rsidRPr="00993A9E">
        <w:rPr>
          <w:lang w:val="en-US"/>
        </w:rPr>
        <w:t xml:space="preserve"> Check physical bonding of frames to the earth bar (Detail 27 of [1]).</w:t>
      </w:r>
    </w:p>
    <w:p w14:paraId="62C886C0" w14:textId="77777777" w:rsidR="00993A9E" w:rsidRPr="00993A9E" w:rsidRDefault="00993A9E" w:rsidP="00993A9E">
      <w:pPr>
        <w:numPr>
          <w:ilvl w:val="0"/>
          <w:numId w:val="21"/>
        </w:numPr>
        <w:spacing w:line="360" w:lineRule="auto"/>
        <w:rPr>
          <w:lang w:val="en-US"/>
        </w:rPr>
      </w:pPr>
      <w:r w:rsidRPr="00993A9E">
        <w:rPr>
          <w:b/>
          <w:bCs/>
          <w:lang w:val="en-US"/>
        </w:rPr>
        <w:t>PEC Continuity:</w:t>
      </w:r>
      <w:r w:rsidRPr="00993A9E">
        <w:rPr>
          <w:lang w:val="en-US"/>
        </w:rPr>
        <w:t xml:space="preserve"> It is unconfirmed if Parallel Earthing Conductors (PECs) were installed in all concrete trenches.</w:t>
      </w:r>
    </w:p>
    <w:p w14:paraId="41E65BC0" w14:textId="77777777" w:rsidR="00993A9E" w:rsidRPr="00993A9E" w:rsidRDefault="00993A9E" w:rsidP="00993A9E">
      <w:pPr>
        <w:numPr>
          <w:ilvl w:val="1"/>
          <w:numId w:val="21"/>
        </w:numPr>
        <w:spacing w:line="360" w:lineRule="auto"/>
        <w:rPr>
          <w:lang w:val="en-US"/>
        </w:rPr>
      </w:pPr>
      <w:r w:rsidRPr="00993A9E">
        <w:rPr>
          <w:i/>
          <w:iCs/>
          <w:lang w:val="en-US"/>
        </w:rPr>
        <w:t>Risk:</w:t>
      </w:r>
      <w:r w:rsidRPr="00993A9E">
        <w:rPr>
          <w:lang w:val="en-US"/>
        </w:rPr>
        <w:t xml:space="preserve"> Lack of shielding for field cabling.</w:t>
      </w:r>
    </w:p>
    <w:p w14:paraId="3D5AB316" w14:textId="77777777" w:rsidR="00993A9E" w:rsidRPr="00993A9E" w:rsidRDefault="00993A9E" w:rsidP="00993A9E">
      <w:pPr>
        <w:numPr>
          <w:ilvl w:val="1"/>
          <w:numId w:val="21"/>
        </w:numPr>
        <w:spacing w:line="360" w:lineRule="auto"/>
        <w:rPr>
          <w:lang w:val="en-US"/>
        </w:rPr>
      </w:pPr>
      <w:r w:rsidRPr="00993A9E">
        <w:rPr>
          <w:i/>
          <w:iCs/>
          <w:lang w:val="en-US"/>
        </w:rPr>
        <w:t>Inspection Focus:</w:t>
      </w:r>
      <w:r w:rsidRPr="00993A9E">
        <w:rPr>
          <w:lang w:val="en-US"/>
        </w:rPr>
        <w:t xml:space="preserve"> Spot-check open trenches for 50mm² Cu PECs.</w:t>
      </w:r>
    </w:p>
    <w:p w14:paraId="0316EDE0" w14:textId="290AB3E0" w:rsidR="00993A9E" w:rsidRPr="00993A9E" w:rsidRDefault="00993A9E" w:rsidP="00993A9E">
      <w:pPr>
        <w:pStyle w:val="Heading1"/>
        <w:spacing w:line="360" w:lineRule="auto"/>
        <w:rPr>
          <w:lang w:val="nl-NL"/>
        </w:rPr>
      </w:pPr>
      <w:r w:rsidRPr="00993A9E">
        <w:rPr>
          <w:lang w:val="nl-NL"/>
        </w:rPr>
        <w:t>Inspection Findings</w:t>
      </w:r>
    </w:p>
    <w:p w14:paraId="21B068B8" w14:textId="77777777" w:rsidR="00993A9E" w:rsidRDefault="00993A9E" w:rsidP="00993A9E">
      <w:pPr>
        <w:spacing w:line="360" w:lineRule="auto"/>
        <w:rPr>
          <w:i/>
          <w:iCs/>
          <w:color w:val="FF0000"/>
          <w:lang w:val="en-US"/>
        </w:rPr>
      </w:pPr>
      <w:r w:rsidRPr="0055263E">
        <w:rPr>
          <w:i/>
          <w:iCs/>
          <w:color w:val="FF0000"/>
          <w:lang w:val="en-US"/>
        </w:rPr>
        <w:t>This section is to be populated by the DNV Engineer following the site visit.</w:t>
      </w:r>
    </w:p>
    <w:p w14:paraId="7EABC48A" w14:textId="2105B29F" w:rsidR="0055263E" w:rsidRPr="001A38A6" w:rsidRDefault="0055263E" w:rsidP="0055263E">
      <w:pPr>
        <w:spacing w:line="360" w:lineRule="auto"/>
        <w:rPr>
          <w:b/>
          <w:bCs/>
          <w:color w:val="FF0000"/>
          <w:lang w:val="en-US"/>
          <w:rPrChange w:id="10" w:author="Schutte, Peet" w:date="2025-12-10T15:38:00Z" w16du:dateUtc="2025-12-10T14:38:00Z">
            <w:rPr>
              <w:b/>
              <w:bCs/>
              <w:color w:val="FF0000"/>
              <w:lang w:val="nl-NL"/>
            </w:rPr>
          </w:rPrChange>
        </w:rPr>
      </w:pPr>
    </w:p>
    <w:p w14:paraId="1E9FDEAA" w14:textId="77777777" w:rsidR="0055263E" w:rsidRPr="0055263E" w:rsidRDefault="0055263E" w:rsidP="0055263E">
      <w:pPr>
        <w:spacing w:line="360" w:lineRule="auto"/>
        <w:rPr>
          <w:color w:val="FF0000"/>
          <w:lang w:val="en-US"/>
        </w:rPr>
      </w:pPr>
      <w:r w:rsidRPr="0055263E">
        <w:rPr>
          <w:color w:val="FF0000"/>
          <w:lang w:val="en-US"/>
        </w:rPr>
        <w:t xml:space="preserve">This section details the observations made during the visual inspection of the </w:t>
      </w:r>
      <w:proofErr w:type="spellStart"/>
      <w:r w:rsidRPr="0055263E">
        <w:rPr>
          <w:color w:val="FF0000"/>
          <w:lang w:val="en-US"/>
        </w:rPr>
        <w:t>Simonshaven</w:t>
      </w:r>
      <w:proofErr w:type="spellEnd"/>
      <w:r w:rsidRPr="0055263E">
        <w:rPr>
          <w:color w:val="FF0000"/>
          <w:lang w:val="en-US"/>
        </w:rPr>
        <w:t xml:space="preserve"> 380kV substation (DP1 area). The inspection focused on verifying the "As-Built" status against the TenneT </w:t>
      </w:r>
      <w:r w:rsidRPr="0055263E">
        <w:rPr>
          <w:i/>
          <w:iCs/>
          <w:color w:val="FF0000"/>
          <w:lang w:val="en-US"/>
        </w:rPr>
        <w:t xml:space="preserve">EMC </w:t>
      </w:r>
      <w:proofErr w:type="spellStart"/>
      <w:r w:rsidRPr="0055263E">
        <w:rPr>
          <w:i/>
          <w:iCs/>
          <w:color w:val="FF0000"/>
          <w:lang w:val="en-US"/>
        </w:rPr>
        <w:t>eisen</w:t>
      </w:r>
      <w:proofErr w:type="spellEnd"/>
      <w:r w:rsidRPr="0055263E">
        <w:rPr>
          <w:i/>
          <w:iCs/>
          <w:color w:val="FF0000"/>
          <w:lang w:val="en-US"/>
        </w:rPr>
        <w:t>-zone concept</w:t>
      </w:r>
      <w:r w:rsidRPr="0055263E">
        <w:rPr>
          <w:color w:val="FF0000"/>
          <w:lang w:val="en-US"/>
        </w:rPr>
        <w:t xml:space="preserve"> (Document E04) and identifying </w:t>
      </w:r>
      <w:commentRangeStart w:id="11"/>
      <w:r w:rsidRPr="0055263E">
        <w:rPr>
          <w:color w:val="FF0000"/>
          <w:lang w:val="en-US"/>
        </w:rPr>
        <w:t>deviations reported in the Phase 1 documentation</w:t>
      </w:r>
      <w:commentRangeEnd w:id="11"/>
      <w:r w:rsidR="00C048FD">
        <w:rPr>
          <w:rStyle w:val="CommentReference"/>
        </w:rPr>
        <w:commentReference w:id="11"/>
      </w:r>
      <w:r w:rsidRPr="0055263E">
        <w:rPr>
          <w:color w:val="FF0000"/>
          <w:lang w:val="en-US"/>
        </w:rPr>
        <w:t>.</w:t>
      </w:r>
    </w:p>
    <w:p w14:paraId="762DF566" w14:textId="151A683C" w:rsidR="0055263E" w:rsidRPr="0055263E" w:rsidRDefault="0055263E" w:rsidP="0055263E">
      <w:pPr>
        <w:pStyle w:val="Heading2"/>
        <w:rPr>
          <w:lang w:val="nl-NL"/>
        </w:rPr>
      </w:pPr>
      <w:r w:rsidRPr="0055263E">
        <w:rPr>
          <w:lang w:val="nl-NL"/>
        </w:rPr>
        <w:t>Central Service Building (CDG)</w:t>
      </w:r>
    </w:p>
    <w:p w14:paraId="5C2C3B7F" w14:textId="5BF3E8AC" w:rsidR="0055263E" w:rsidRPr="0055263E" w:rsidRDefault="0055263E" w:rsidP="0055263E">
      <w:pPr>
        <w:pStyle w:val="Heading3"/>
        <w:rPr>
          <w:lang w:val="nl-NL"/>
        </w:rPr>
      </w:pPr>
      <w:r w:rsidRPr="0055263E">
        <w:rPr>
          <w:lang w:val="nl-NL"/>
        </w:rPr>
        <w:t>Cable Entry Systems (Kabelinvoer)</w:t>
      </w:r>
    </w:p>
    <w:p w14:paraId="27F35147" w14:textId="77777777" w:rsidR="0055263E" w:rsidRPr="0055263E" w:rsidRDefault="0055263E" w:rsidP="0055263E">
      <w:pPr>
        <w:numPr>
          <w:ilvl w:val="0"/>
          <w:numId w:val="24"/>
        </w:numPr>
        <w:spacing w:line="360" w:lineRule="auto"/>
        <w:rPr>
          <w:color w:val="FF0000"/>
          <w:lang w:val="en-US"/>
        </w:rPr>
      </w:pPr>
      <w:r w:rsidRPr="0055263E">
        <w:rPr>
          <w:b/>
          <w:bCs/>
          <w:color w:val="FF0000"/>
          <w:lang w:val="en-US"/>
        </w:rPr>
        <w:t>Inspection Scope:</w:t>
      </w:r>
      <w:r w:rsidRPr="0055263E">
        <w:rPr>
          <w:color w:val="FF0000"/>
          <w:lang w:val="en-US"/>
        </w:rPr>
        <w:t xml:space="preserve"> Visual check of the </w:t>
      </w:r>
      <w:proofErr w:type="spellStart"/>
      <w:r w:rsidRPr="0055263E">
        <w:rPr>
          <w:color w:val="FF0000"/>
          <w:lang w:val="en-US"/>
        </w:rPr>
        <w:t>Roxtec</w:t>
      </w:r>
      <w:proofErr w:type="spellEnd"/>
      <w:r w:rsidRPr="0055263E">
        <w:rPr>
          <w:color w:val="FF0000"/>
          <w:lang w:val="en-US"/>
        </w:rPr>
        <w:t xml:space="preserve"> cable transit frames in the AC/DC and Telecom rooms. Verification of frame bonding to the main earth bar and correct termination of cable shields (360° bonding) within the modules, in accordance with </w:t>
      </w:r>
      <w:r w:rsidRPr="0055263E">
        <w:rPr>
          <w:i/>
          <w:iCs/>
          <w:color w:val="FF0000"/>
          <w:lang w:val="en-US"/>
        </w:rPr>
        <w:t>TenneT Detail 27</w:t>
      </w:r>
      <w:r w:rsidRPr="0055263E">
        <w:rPr>
          <w:color w:val="FF0000"/>
          <w:lang w:val="en-US"/>
        </w:rPr>
        <w:t>.</w:t>
      </w:r>
    </w:p>
    <w:p w14:paraId="3C81D7FA" w14:textId="77777777" w:rsidR="0055263E" w:rsidRPr="0055263E" w:rsidRDefault="0055263E" w:rsidP="0055263E">
      <w:pPr>
        <w:numPr>
          <w:ilvl w:val="0"/>
          <w:numId w:val="24"/>
        </w:numPr>
        <w:spacing w:line="360" w:lineRule="auto"/>
        <w:rPr>
          <w:color w:val="FF0000"/>
          <w:lang w:val="nl-NL"/>
        </w:rPr>
      </w:pPr>
      <w:r w:rsidRPr="0055263E">
        <w:rPr>
          <w:b/>
          <w:bCs/>
          <w:color w:val="FF0000"/>
          <w:lang w:val="nl-NL"/>
        </w:rPr>
        <w:t>Observations:</w:t>
      </w:r>
    </w:p>
    <w:p w14:paraId="5C475AB9" w14:textId="77777777" w:rsidR="0055263E" w:rsidRPr="0055263E" w:rsidRDefault="0055263E" w:rsidP="0055263E">
      <w:pPr>
        <w:numPr>
          <w:ilvl w:val="1"/>
          <w:numId w:val="24"/>
        </w:numPr>
        <w:spacing w:line="360" w:lineRule="auto"/>
        <w:rPr>
          <w:color w:val="FF0000"/>
          <w:lang w:val="en-US"/>
        </w:rPr>
      </w:pPr>
      <w:r w:rsidRPr="0055263E">
        <w:rPr>
          <w:color w:val="FF0000"/>
          <w:lang w:val="en-US"/>
        </w:rPr>
        <w:t xml:space="preserve">The </w:t>
      </w:r>
      <w:commentRangeStart w:id="12"/>
      <w:r w:rsidRPr="0055263E">
        <w:rPr>
          <w:color w:val="FF0000"/>
          <w:lang w:val="en-US"/>
        </w:rPr>
        <w:t xml:space="preserve">physical condition </w:t>
      </w:r>
      <w:commentRangeEnd w:id="12"/>
      <w:r w:rsidR="007554E6">
        <w:rPr>
          <w:rStyle w:val="CommentReference"/>
        </w:rPr>
        <w:commentReference w:id="12"/>
      </w:r>
      <w:r w:rsidRPr="0055263E">
        <w:rPr>
          <w:color w:val="FF0000"/>
          <w:lang w:val="en-US"/>
        </w:rPr>
        <w:t xml:space="preserve">of the </w:t>
      </w:r>
      <w:proofErr w:type="spellStart"/>
      <w:r w:rsidRPr="0055263E">
        <w:rPr>
          <w:color w:val="FF0000"/>
          <w:lang w:val="en-US"/>
        </w:rPr>
        <w:t>Roxtec</w:t>
      </w:r>
      <w:proofErr w:type="spellEnd"/>
      <w:r w:rsidRPr="0055263E">
        <w:rPr>
          <w:color w:val="FF0000"/>
          <w:lang w:val="en-US"/>
        </w:rPr>
        <w:t xml:space="preserve"> frames was found to be </w:t>
      </w:r>
      <w:r w:rsidRPr="0055263E">
        <w:rPr>
          <w:b/>
          <w:bCs/>
          <w:color w:val="FF0000"/>
          <w:lang w:val="en-US"/>
        </w:rPr>
        <w:t>[Good / Fair / Poor]</w:t>
      </w:r>
      <w:r w:rsidRPr="0055263E">
        <w:rPr>
          <w:color w:val="FF0000"/>
          <w:lang w:val="en-US"/>
        </w:rPr>
        <w:t>.</w:t>
      </w:r>
    </w:p>
    <w:p w14:paraId="3870614B" w14:textId="77777777" w:rsidR="0055263E" w:rsidRPr="0055263E" w:rsidRDefault="0055263E" w:rsidP="0055263E">
      <w:pPr>
        <w:numPr>
          <w:ilvl w:val="1"/>
          <w:numId w:val="24"/>
        </w:numPr>
        <w:spacing w:line="360" w:lineRule="auto"/>
        <w:rPr>
          <w:color w:val="FF0000"/>
          <w:lang w:val="en-US"/>
        </w:rPr>
      </w:pPr>
      <w:r w:rsidRPr="0055263E">
        <w:rPr>
          <w:color w:val="FF0000"/>
          <w:lang w:val="en-US"/>
        </w:rPr>
        <w:t>The bonding connection between the transit frame and the room’s ring earth (</w:t>
      </w:r>
      <w:proofErr w:type="spellStart"/>
      <w:r w:rsidRPr="0055263E">
        <w:rPr>
          <w:color w:val="FF0000"/>
          <w:lang w:val="en-US"/>
        </w:rPr>
        <w:t>aardrail</w:t>
      </w:r>
      <w:proofErr w:type="spellEnd"/>
      <w:r w:rsidRPr="0055263E">
        <w:rPr>
          <w:color w:val="FF0000"/>
          <w:lang w:val="en-US"/>
        </w:rPr>
        <w:t xml:space="preserve">) was </w:t>
      </w:r>
      <w:r w:rsidRPr="0055263E">
        <w:rPr>
          <w:b/>
          <w:bCs/>
          <w:color w:val="FF0000"/>
          <w:lang w:val="en-US"/>
        </w:rPr>
        <w:t>[Visible and connected / Disconnected / Corroded / Missing]</w:t>
      </w:r>
      <w:r w:rsidRPr="0055263E">
        <w:rPr>
          <w:color w:val="FF0000"/>
          <w:lang w:val="en-US"/>
        </w:rPr>
        <w:t>.</w:t>
      </w:r>
    </w:p>
    <w:p w14:paraId="4A515E46" w14:textId="77777777" w:rsidR="0055263E" w:rsidRPr="0055263E" w:rsidRDefault="0055263E" w:rsidP="0055263E">
      <w:pPr>
        <w:numPr>
          <w:ilvl w:val="1"/>
          <w:numId w:val="24"/>
        </w:numPr>
        <w:spacing w:line="360" w:lineRule="auto"/>
        <w:rPr>
          <w:color w:val="FF0000"/>
          <w:lang w:val="en-US"/>
        </w:rPr>
      </w:pPr>
      <w:r w:rsidRPr="0055263E">
        <w:rPr>
          <w:color w:val="FF0000"/>
          <w:lang w:val="en-US"/>
        </w:rPr>
        <w:lastRenderedPageBreak/>
        <w:t xml:space="preserve">Regarding cable shields: </w:t>
      </w:r>
      <w:r w:rsidRPr="0055263E">
        <w:rPr>
          <w:b/>
          <w:bCs/>
          <w:color w:val="FF0000"/>
          <w:lang w:val="en-US"/>
        </w:rPr>
        <w:t>[Cable shields appear to be stripped and clamped inside the modules / Cable shields are carried through without clamping / It was not possible to verify shield termination visually]</w:t>
      </w:r>
      <w:r w:rsidRPr="0055263E">
        <w:rPr>
          <w:color w:val="FF0000"/>
          <w:lang w:val="en-US"/>
        </w:rPr>
        <w:t>.</w:t>
      </w:r>
    </w:p>
    <w:p w14:paraId="2E9A9014" w14:textId="77777777" w:rsidR="0055263E" w:rsidRPr="0055263E" w:rsidRDefault="0055263E" w:rsidP="0055263E">
      <w:pPr>
        <w:numPr>
          <w:ilvl w:val="0"/>
          <w:numId w:val="24"/>
        </w:numPr>
        <w:spacing w:line="360" w:lineRule="auto"/>
        <w:rPr>
          <w:color w:val="FF0000"/>
          <w:lang w:val="en-US"/>
        </w:rPr>
      </w:pPr>
      <w:r w:rsidRPr="0055263E">
        <w:rPr>
          <w:b/>
          <w:bCs/>
          <w:color w:val="FF0000"/>
          <w:lang w:val="en-US"/>
        </w:rPr>
        <w:t>Photo Reference:</w:t>
      </w:r>
      <w:r w:rsidRPr="0055263E">
        <w:rPr>
          <w:color w:val="FF0000"/>
          <w:lang w:val="en-US"/>
        </w:rPr>
        <w:t xml:space="preserve"> [Insert Photo ID, e.g., IMG_001, IMG_002]</w:t>
      </w:r>
    </w:p>
    <w:p w14:paraId="7A961146" w14:textId="62A0F863" w:rsidR="0055263E" w:rsidRPr="0055263E" w:rsidRDefault="0055263E" w:rsidP="0055263E">
      <w:pPr>
        <w:pStyle w:val="Heading3"/>
        <w:rPr>
          <w:lang w:val="nl-NL"/>
        </w:rPr>
      </w:pPr>
      <w:r w:rsidRPr="0055263E">
        <w:rPr>
          <w:lang w:val="nl-NL"/>
        </w:rPr>
        <w:t>Room Shielding &amp; Equipotential Bonding</w:t>
      </w:r>
    </w:p>
    <w:p w14:paraId="6A21AB9B" w14:textId="77777777" w:rsidR="0055263E" w:rsidRPr="0055263E" w:rsidRDefault="0055263E" w:rsidP="0055263E">
      <w:pPr>
        <w:numPr>
          <w:ilvl w:val="0"/>
          <w:numId w:val="25"/>
        </w:numPr>
        <w:spacing w:line="360" w:lineRule="auto"/>
        <w:rPr>
          <w:color w:val="FF0000"/>
          <w:lang w:val="en-US"/>
        </w:rPr>
      </w:pPr>
      <w:r w:rsidRPr="0055263E">
        <w:rPr>
          <w:b/>
          <w:bCs/>
          <w:color w:val="FF0000"/>
          <w:lang w:val="en-US"/>
        </w:rPr>
        <w:t>Inspection Scope:</w:t>
      </w:r>
      <w:r w:rsidRPr="0055263E">
        <w:rPr>
          <w:color w:val="FF0000"/>
          <w:lang w:val="en-US"/>
        </w:rPr>
        <w:t xml:space="preserve"> Verification of the Faraday cage concept (</w:t>
      </w:r>
      <w:commentRangeStart w:id="13"/>
      <w:r w:rsidRPr="0055263E">
        <w:rPr>
          <w:color w:val="FF0000"/>
          <w:lang w:val="en-US"/>
        </w:rPr>
        <w:t>LPZ 2</w:t>
      </w:r>
      <w:commentRangeEnd w:id="13"/>
      <w:r w:rsidR="008917A8">
        <w:rPr>
          <w:rStyle w:val="CommentReference"/>
        </w:rPr>
        <w:commentReference w:id="13"/>
      </w:r>
      <w:r w:rsidRPr="0055263E">
        <w:rPr>
          <w:color w:val="FF0000"/>
          <w:lang w:val="en-US"/>
        </w:rPr>
        <w:t xml:space="preserve">). </w:t>
      </w:r>
      <w:commentRangeStart w:id="14"/>
      <w:r w:rsidRPr="0055263E">
        <w:rPr>
          <w:color w:val="FF0000"/>
          <w:lang w:val="en-US"/>
        </w:rPr>
        <w:t xml:space="preserve">Inspection of bonding </w:t>
      </w:r>
      <w:commentRangeEnd w:id="14"/>
      <w:r w:rsidR="00DA55D8">
        <w:rPr>
          <w:rStyle w:val="CommentReference"/>
        </w:rPr>
        <w:commentReference w:id="14"/>
      </w:r>
      <w:r w:rsidRPr="0055263E">
        <w:rPr>
          <w:color w:val="FF0000"/>
          <w:lang w:val="en-US"/>
        </w:rPr>
        <w:t>points between the wall reinforcement (</w:t>
      </w:r>
      <w:proofErr w:type="spellStart"/>
      <w:r w:rsidRPr="0055263E">
        <w:rPr>
          <w:color w:val="FF0000"/>
          <w:lang w:val="en-US"/>
        </w:rPr>
        <w:t>wapening</w:t>
      </w:r>
      <w:proofErr w:type="spellEnd"/>
      <w:r w:rsidRPr="0055263E">
        <w:rPr>
          <w:color w:val="FF0000"/>
          <w:lang w:val="en-US"/>
        </w:rPr>
        <w:t>/EMC-net) and the earthing system, and bonding of metal door frames.</w:t>
      </w:r>
    </w:p>
    <w:p w14:paraId="28C138D8" w14:textId="77777777" w:rsidR="0055263E" w:rsidRPr="0055263E" w:rsidRDefault="0055263E" w:rsidP="0055263E">
      <w:pPr>
        <w:numPr>
          <w:ilvl w:val="0"/>
          <w:numId w:val="25"/>
        </w:numPr>
        <w:spacing w:line="360" w:lineRule="auto"/>
        <w:rPr>
          <w:color w:val="FF0000"/>
          <w:lang w:val="nl-NL"/>
        </w:rPr>
      </w:pPr>
      <w:r w:rsidRPr="0055263E">
        <w:rPr>
          <w:b/>
          <w:bCs/>
          <w:color w:val="FF0000"/>
          <w:lang w:val="nl-NL"/>
        </w:rPr>
        <w:t>Observations:</w:t>
      </w:r>
    </w:p>
    <w:p w14:paraId="17AE80A7" w14:textId="77777777" w:rsidR="0055263E" w:rsidRPr="0055263E" w:rsidRDefault="0055263E" w:rsidP="0055263E">
      <w:pPr>
        <w:numPr>
          <w:ilvl w:val="1"/>
          <w:numId w:val="25"/>
        </w:numPr>
        <w:spacing w:line="360" w:lineRule="auto"/>
        <w:rPr>
          <w:color w:val="FF0000"/>
          <w:lang w:val="en-US"/>
        </w:rPr>
      </w:pPr>
      <w:r w:rsidRPr="0055263E">
        <w:rPr>
          <w:color w:val="FF0000"/>
          <w:lang w:val="en-US"/>
        </w:rPr>
        <w:t xml:space="preserve">Visible connections to the </w:t>
      </w:r>
      <w:commentRangeStart w:id="15"/>
      <w:r w:rsidRPr="0055263E">
        <w:rPr>
          <w:color w:val="FF0000"/>
          <w:lang w:val="en-US"/>
        </w:rPr>
        <w:t xml:space="preserve">building reinforcement </w:t>
      </w:r>
      <w:commentRangeEnd w:id="15"/>
      <w:r w:rsidR="008917A8">
        <w:rPr>
          <w:rStyle w:val="CommentReference"/>
        </w:rPr>
        <w:commentReference w:id="15"/>
      </w:r>
      <w:r w:rsidRPr="0055263E">
        <w:rPr>
          <w:color w:val="FF0000"/>
          <w:lang w:val="en-US"/>
        </w:rPr>
        <w:t xml:space="preserve">or EMC mesh were </w:t>
      </w:r>
      <w:r w:rsidRPr="0055263E">
        <w:rPr>
          <w:b/>
          <w:bCs/>
          <w:color w:val="FF0000"/>
          <w:lang w:val="en-US"/>
        </w:rPr>
        <w:t>[Observed at regular intervals / Not observed / Only observed at corners]</w:t>
      </w:r>
      <w:r w:rsidRPr="0055263E">
        <w:rPr>
          <w:color w:val="FF0000"/>
          <w:lang w:val="en-US"/>
        </w:rPr>
        <w:t>.</w:t>
      </w:r>
    </w:p>
    <w:p w14:paraId="1C8A3367" w14:textId="77777777" w:rsidR="0055263E" w:rsidRPr="0055263E" w:rsidRDefault="0055263E" w:rsidP="0055263E">
      <w:pPr>
        <w:numPr>
          <w:ilvl w:val="1"/>
          <w:numId w:val="25"/>
        </w:numPr>
        <w:spacing w:line="360" w:lineRule="auto"/>
        <w:rPr>
          <w:color w:val="FF0000"/>
          <w:lang w:val="en-US"/>
        </w:rPr>
      </w:pPr>
      <w:r w:rsidRPr="0055263E">
        <w:rPr>
          <w:color w:val="FF0000"/>
          <w:lang w:val="en-US"/>
        </w:rPr>
        <w:t xml:space="preserve">Metal door frames </w:t>
      </w:r>
      <w:r w:rsidRPr="0055263E">
        <w:rPr>
          <w:b/>
          <w:bCs/>
          <w:color w:val="FF0000"/>
          <w:lang w:val="en-US"/>
        </w:rPr>
        <w:t>[Are / Are not]</w:t>
      </w:r>
      <w:r w:rsidRPr="0055263E">
        <w:rPr>
          <w:color w:val="FF0000"/>
          <w:lang w:val="en-US"/>
        </w:rPr>
        <w:t xml:space="preserve"> bonded to the structure earth with short flexible straps (</w:t>
      </w:r>
      <w:proofErr w:type="spellStart"/>
      <w:r w:rsidRPr="0055263E">
        <w:rPr>
          <w:color w:val="FF0000"/>
          <w:lang w:val="en-US"/>
        </w:rPr>
        <w:t>litze</w:t>
      </w:r>
      <w:proofErr w:type="spellEnd"/>
      <w:r w:rsidRPr="0055263E">
        <w:rPr>
          <w:color w:val="FF0000"/>
          <w:lang w:val="en-US"/>
        </w:rPr>
        <w:t>).</w:t>
      </w:r>
    </w:p>
    <w:p w14:paraId="7CE2BAC0" w14:textId="77777777" w:rsidR="0055263E" w:rsidRPr="0055263E" w:rsidRDefault="0055263E" w:rsidP="0055263E">
      <w:pPr>
        <w:numPr>
          <w:ilvl w:val="1"/>
          <w:numId w:val="25"/>
        </w:numPr>
        <w:spacing w:line="360" w:lineRule="auto"/>
        <w:rPr>
          <w:color w:val="FF0000"/>
          <w:lang w:val="en-US"/>
        </w:rPr>
      </w:pPr>
      <w:r w:rsidRPr="0055263E">
        <w:rPr>
          <w:b/>
          <w:bCs/>
          <w:color w:val="FF0000"/>
          <w:lang w:val="en-US"/>
        </w:rPr>
        <w:t>[Optional: Note any penetrations through the walls that are not treated, e.g., drilled holes for new cables without glands.]</w:t>
      </w:r>
    </w:p>
    <w:p w14:paraId="21234AC4" w14:textId="77777777" w:rsidR="0055263E" w:rsidRPr="0055263E" w:rsidRDefault="0055263E" w:rsidP="0055263E">
      <w:pPr>
        <w:numPr>
          <w:ilvl w:val="0"/>
          <w:numId w:val="25"/>
        </w:numPr>
        <w:spacing w:line="360" w:lineRule="auto"/>
        <w:rPr>
          <w:color w:val="FF0000"/>
          <w:lang w:val="en-US"/>
        </w:rPr>
      </w:pPr>
      <w:r w:rsidRPr="0055263E">
        <w:rPr>
          <w:b/>
          <w:bCs/>
          <w:color w:val="FF0000"/>
          <w:lang w:val="en-US"/>
        </w:rPr>
        <w:t>Photo Reference:</w:t>
      </w:r>
      <w:r w:rsidRPr="0055263E">
        <w:rPr>
          <w:color w:val="FF0000"/>
          <w:lang w:val="en-US"/>
        </w:rPr>
        <w:t xml:space="preserve"> [Insert Photo ID]</w:t>
      </w:r>
    </w:p>
    <w:p w14:paraId="61F81426" w14:textId="76B03D8C" w:rsidR="0055263E" w:rsidRPr="0055263E" w:rsidRDefault="0055263E" w:rsidP="0055263E">
      <w:pPr>
        <w:pStyle w:val="Heading3"/>
        <w:rPr>
          <w:lang w:val="nl-NL"/>
        </w:rPr>
      </w:pPr>
      <w:r w:rsidRPr="0055263E">
        <w:rPr>
          <w:lang w:val="nl-NL"/>
        </w:rPr>
        <w:t xml:space="preserve">Cabinet Installation (Secundaire </w:t>
      </w:r>
      <w:commentRangeStart w:id="16"/>
      <w:r w:rsidRPr="0055263E">
        <w:rPr>
          <w:lang w:val="nl-NL"/>
        </w:rPr>
        <w:t>Kasten</w:t>
      </w:r>
      <w:commentRangeEnd w:id="16"/>
      <w:r w:rsidR="008917A8">
        <w:rPr>
          <w:rStyle w:val="CommentReference"/>
          <w:color w:val="auto"/>
        </w:rPr>
        <w:commentReference w:id="16"/>
      </w:r>
      <w:r w:rsidRPr="0055263E">
        <w:rPr>
          <w:lang w:val="nl-NL"/>
        </w:rPr>
        <w:t>)</w:t>
      </w:r>
    </w:p>
    <w:p w14:paraId="0529D292" w14:textId="77777777" w:rsidR="0055263E" w:rsidRPr="0055263E" w:rsidRDefault="0055263E" w:rsidP="0055263E">
      <w:pPr>
        <w:numPr>
          <w:ilvl w:val="0"/>
          <w:numId w:val="26"/>
        </w:numPr>
        <w:spacing w:line="360" w:lineRule="auto"/>
        <w:rPr>
          <w:color w:val="FF0000"/>
          <w:lang w:val="en-US"/>
        </w:rPr>
      </w:pPr>
      <w:r w:rsidRPr="0055263E">
        <w:rPr>
          <w:b/>
          <w:bCs/>
          <w:color w:val="FF0000"/>
          <w:lang w:val="en-US"/>
        </w:rPr>
        <w:t>Inspection Scope:</w:t>
      </w:r>
      <w:r w:rsidRPr="0055263E">
        <w:rPr>
          <w:color w:val="FF0000"/>
          <w:lang w:val="en-US"/>
        </w:rPr>
        <w:t xml:space="preserve"> Check of cabinet earthing and cable gland plates (</w:t>
      </w:r>
      <w:proofErr w:type="spellStart"/>
      <w:r w:rsidRPr="0055263E">
        <w:rPr>
          <w:color w:val="FF0000"/>
          <w:lang w:val="en-US"/>
        </w:rPr>
        <w:t>wartelplaten</w:t>
      </w:r>
      <w:proofErr w:type="spellEnd"/>
      <w:r w:rsidRPr="0055263E">
        <w:rPr>
          <w:color w:val="FF0000"/>
          <w:lang w:val="en-US"/>
        </w:rPr>
        <w:t>) in the CDG server/telecom room.</w:t>
      </w:r>
    </w:p>
    <w:p w14:paraId="307FD992" w14:textId="77777777" w:rsidR="0055263E" w:rsidRPr="0055263E" w:rsidRDefault="0055263E" w:rsidP="0055263E">
      <w:pPr>
        <w:numPr>
          <w:ilvl w:val="0"/>
          <w:numId w:val="26"/>
        </w:numPr>
        <w:spacing w:line="360" w:lineRule="auto"/>
        <w:rPr>
          <w:color w:val="FF0000"/>
          <w:lang w:val="nl-NL"/>
        </w:rPr>
      </w:pPr>
      <w:r w:rsidRPr="0055263E">
        <w:rPr>
          <w:b/>
          <w:bCs/>
          <w:color w:val="FF0000"/>
          <w:lang w:val="nl-NL"/>
        </w:rPr>
        <w:t>Observations:</w:t>
      </w:r>
    </w:p>
    <w:p w14:paraId="33CA8829" w14:textId="77777777" w:rsidR="0055263E" w:rsidRPr="0055263E" w:rsidRDefault="0055263E" w:rsidP="0055263E">
      <w:pPr>
        <w:numPr>
          <w:ilvl w:val="1"/>
          <w:numId w:val="26"/>
        </w:numPr>
        <w:spacing w:line="360" w:lineRule="auto"/>
        <w:rPr>
          <w:color w:val="FF0000"/>
          <w:lang w:val="en-US"/>
        </w:rPr>
      </w:pPr>
      <w:r w:rsidRPr="0055263E">
        <w:rPr>
          <w:color w:val="FF0000"/>
          <w:lang w:val="en-US"/>
        </w:rPr>
        <w:t xml:space="preserve">Cabinets are earthed via </w:t>
      </w:r>
      <w:r w:rsidRPr="0055263E">
        <w:rPr>
          <w:b/>
          <w:bCs/>
          <w:color w:val="FF0000"/>
          <w:lang w:val="en-US"/>
        </w:rPr>
        <w:t xml:space="preserve">[Short flat copper </w:t>
      </w:r>
      <w:proofErr w:type="spellStart"/>
      <w:r w:rsidRPr="0055263E">
        <w:rPr>
          <w:b/>
          <w:bCs/>
          <w:color w:val="FF0000"/>
          <w:lang w:val="en-US"/>
        </w:rPr>
        <w:t>litz</w:t>
      </w:r>
      <w:proofErr w:type="spellEnd"/>
      <w:r w:rsidRPr="0055263E">
        <w:rPr>
          <w:b/>
          <w:bCs/>
          <w:color w:val="FF0000"/>
          <w:lang w:val="en-US"/>
        </w:rPr>
        <w:t xml:space="preserve"> wire / Long round yellow-green wire (Pigtail)]</w:t>
      </w:r>
      <w:r w:rsidRPr="0055263E">
        <w:rPr>
          <w:color w:val="FF0000"/>
          <w:lang w:val="en-US"/>
        </w:rPr>
        <w:t>.</w:t>
      </w:r>
    </w:p>
    <w:p w14:paraId="7BD669BA" w14:textId="77777777" w:rsidR="0055263E" w:rsidRPr="0055263E" w:rsidRDefault="0055263E" w:rsidP="0055263E">
      <w:pPr>
        <w:numPr>
          <w:ilvl w:val="1"/>
          <w:numId w:val="26"/>
        </w:numPr>
        <w:spacing w:line="360" w:lineRule="auto"/>
        <w:rPr>
          <w:color w:val="FF0000"/>
          <w:lang w:val="en-US"/>
        </w:rPr>
      </w:pPr>
      <w:r w:rsidRPr="0055263E">
        <w:rPr>
          <w:color w:val="FF0000"/>
          <w:lang w:val="en-US"/>
        </w:rPr>
        <w:t xml:space="preserve">Cable entry into cabinets is via </w:t>
      </w:r>
      <w:r w:rsidRPr="0055263E">
        <w:rPr>
          <w:b/>
          <w:bCs/>
          <w:color w:val="FF0000"/>
          <w:lang w:val="en-US"/>
        </w:rPr>
        <w:t>[Conductive gland plates with EMC glands / Open bottom / Plastic glands]</w:t>
      </w:r>
      <w:r w:rsidRPr="0055263E">
        <w:rPr>
          <w:color w:val="FF0000"/>
          <w:lang w:val="en-US"/>
        </w:rPr>
        <w:t>.</w:t>
      </w:r>
    </w:p>
    <w:p w14:paraId="6BA306CB" w14:textId="77777777" w:rsidR="0055263E" w:rsidRPr="0055263E" w:rsidRDefault="0055263E" w:rsidP="0055263E">
      <w:pPr>
        <w:numPr>
          <w:ilvl w:val="0"/>
          <w:numId w:val="26"/>
        </w:numPr>
        <w:spacing w:line="360" w:lineRule="auto"/>
        <w:rPr>
          <w:color w:val="FF0000"/>
          <w:lang w:val="en-US"/>
        </w:rPr>
      </w:pPr>
      <w:r w:rsidRPr="0055263E">
        <w:rPr>
          <w:b/>
          <w:bCs/>
          <w:color w:val="FF0000"/>
          <w:lang w:val="en-US"/>
        </w:rPr>
        <w:t>Photo Reference:</w:t>
      </w:r>
      <w:r w:rsidRPr="0055263E">
        <w:rPr>
          <w:color w:val="FF0000"/>
          <w:lang w:val="en-US"/>
        </w:rPr>
        <w:t xml:space="preserve"> [Insert Photo ID]</w:t>
      </w:r>
    </w:p>
    <w:p w14:paraId="42866533" w14:textId="6601F51B" w:rsidR="0055263E" w:rsidRPr="0055263E" w:rsidRDefault="0055263E" w:rsidP="0055263E">
      <w:pPr>
        <w:pStyle w:val="Heading2"/>
        <w:rPr>
          <w:lang w:val="nl-NL"/>
        </w:rPr>
      </w:pPr>
      <w:r w:rsidRPr="0055263E">
        <w:rPr>
          <w:lang w:val="nl-NL"/>
        </w:rPr>
        <w:t>Bay Houses (Takhuisjes)</w:t>
      </w:r>
    </w:p>
    <w:p w14:paraId="38E52C98" w14:textId="1074A7EF" w:rsidR="0055263E" w:rsidRPr="0055263E" w:rsidRDefault="0055263E" w:rsidP="0055263E">
      <w:pPr>
        <w:pStyle w:val="Heading3"/>
        <w:rPr>
          <w:lang w:val="nl-NL"/>
        </w:rPr>
      </w:pPr>
      <w:r w:rsidRPr="0055263E">
        <w:rPr>
          <w:lang w:val="nl-NL"/>
        </w:rPr>
        <w:t>Building Shielding Integrity</w:t>
      </w:r>
    </w:p>
    <w:p w14:paraId="4AEC9F9B" w14:textId="77777777" w:rsidR="0055263E" w:rsidRPr="0055263E" w:rsidRDefault="0055263E" w:rsidP="0055263E">
      <w:pPr>
        <w:numPr>
          <w:ilvl w:val="0"/>
          <w:numId w:val="27"/>
        </w:numPr>
        <w:spacing w:line="360" w:lineRule="auto"/>
        <w:rPr>
          <w:color w:val="FF0000"/>
          <w:lang w:val="en-US"/>
        </w:rPr>
      </w:pPr>
      <w:r w:rsidRPr="0055263E">
        <w:rPr>
          <w:b/>
          <w:bCs/>
          <w:color w:val="FF0000"/>
          <w:lang w:val="en-US"/>
        </w:rPr>
        <w:t>Inspection Scope:</w:t>
      </w:r>
      <w:r w:rsidRPr="0055263E">
        <w:rPr>
          <w:color w:val="FF0000"/>
          <w:lang w:val="en-US"/>
        </w:rPr>
        <w:t xml:space="preserve"> Verification of the "Missing Mesh" deviation noted in previous reports. Check for visible earth bars connected to the wall </w:t>
      </w:r>
      <w:commentRangeStart w:id="17"/>
      <w:r w:rsidRPr="0055263E">
        <w:rPr>
          <w:color w:val="FF0000"/>
          <w:lang w:val="en-US"/>
        </w:rPr>
        <w:t>structure</w:t>
      </w:r>
      <w:commentRangeEnd w:id="17"/>
      <w:r w:rsidR="008917A8">
        <w:rPr>
          <w:rStyle w:val="CommentReference"/>
        </w:rPr>
        <w:commentReference w:id="17"/>
      </w:r>
      <w:r w:rsidRPr="0055263E">
        <w:rPr>
          <w:color w:val="FF0000"/>
          <w:lang w:val="en-US"/>
        </w:rPr>
        <w:t>.</w:t>
      </w:r>
    </w:p>
    <w:p w14:paraId="72B3D5B9" w14:textId="77777777" w:rsidR="0055263E" w:rsidRPr="0055263E" w:rsidRDefault="0055263E" w:rsidP="0055263E">
      <w:pPr>
        <w:numPr>
          <w:ilvl w:val="0"/>
          <w:numId w:val="27"/>
        </w:numPr>
        <w:spacing w:line="360" w:lineRule="auto"/>
        <w:rPr>
          <w:color w:val="FF0000"/>
          <w:lang w:val="nl-NL"/>
        </w:rPr>
      </w:pPr>
      <w:r w:rsidRPr="0055263E">
        <w:rPr>
          <w:b/>
          <w:bCs/>
          <w:color w:val="FF0000"/>
          <w:lang w:val="nl-NL"/>
        </w:rPr>
        <w:t>Observations:</w:t>
      </w:r>
    </w:p>
    <w:p w14:paraId="781B00EE" w14:textId="77777777" w:rsidR="0055263E" w:rsidRPr="0055263E" w:rsidRDefault="0055263E" w:rsidP="0055263E">
      <w:pPr>
        <w:numPr>
          <w:ilvl w:val="1"/>
          <w:numId w:val="27"/>
        </w:numPr>
        <w:spacing w:line="360" w:lineRule="auto"/>
        <w:rPr>
          <w:color w:val="FF0000"/>
          <w:lang w:val="en-US"/>
        </w:rPr>
      </w:pPr>
      <w:r w:rsidRPr="0055263E">
        <w:rPr>
          <w:color w:val="FF0000"/>
          <w:lang w:val="en-US"/>
        </w:rPr>
        <w:t xml:space="preserve">The inspection </w:t>
      </w:r>
      <w:r w:rsidRPr="0055263E">
        <w:rPr>
          <w:b/>
          <w:bCs/>
          <w:color w:val="FF0000"/>
          <w:lang w:val="en-US"/>
        </w:rPr>
        <w:t>[Confirms / Could not confirm]</w:t>
      </w:r>
      <w:r w:rsidRPr="0055263E">
        <w:rPr>
          <w:color w:val="FF0000"/>
          <w:lang w:val="en-US"/>
        </w:rPr>
        <w:t xml:space="preserve"> the presence of the 30x30mm EMC mesh described in the design.</w:t>
      </w:r>
    </w:p>
    <w:p w14:paraId="3EFFABDD" w14:textId="77777777" w:rsidR="0055263E" w:rsidRPr="0055263E" w:rsidRDefault="0055263E" w:rsidP="0055263E">
      <w:pPr>
        <w:numPr>
          <w:ilvl w:val="1"/>
          <w:numId w:val="27"/>
        </w:numPr>
        <w:spacing w:line="360" w:lineRule="auto"/>
        <w:rPr>
          <w:color w:val="FF0000"/>
          <w:lang w:val="en-US"/>
        </w:rPr>
      </w:pPr>
      <w:r w:rsidRPr="0055263E">
        <w:rPr>
          <w:color w:val="FF0000"/>
          <w:lang w:val="en-US"/>
        </w:rPr>
        <w:t>Earth bars (</w:t>
      </w:r>
      <w:proofErr w:type="spellStart"/>
      <w:r w:rsidRPr="0055263E">
        <w:rPr>
          <w:color w:val="FF0000"/>
          <w:lang w:val="en-US"/>
        </w:rPr>
        <w:t>aardrails</w:t>
      </w:r>
      <w:proofErr w:type="spellEnd"/>
      <w:r w:rsidRPr="0055263E">
        <w:rPr>
          <w:color w:val="FF0000"/>
          <w:lang w:val="en-US"/>
        </w:rPr>
        <w:t xml:space="preserve">) on the walls </w:t>
      </w:r>
      <w:r w:rsidRPr="0055263E">
        <w:rPr>
          <w:b/>
          <w:bCs/>
          <w:color w:val="FF0000"/>
          <w:lang w:val="en-US"/>
        </w:rPr>
        <w:t>[Are / Are not]</w:t>
      </w:r>
      <w:r w:rsidRPr="0055263E">
        <w:rPr>
          <w:color w:val="FF0000"/>
          <w:lang w:val="en-US"/>
        </w:rPr>
        <w:t xml:space="preserve"> connected to the building reinforcement at the required intervals (max 5m).</w:t>
      </w:r>
    </w:p>
    <w:p w14:paraId="71710B6F" w14:textId="77777777" w:rsidR="0055263E" w:rsidRPr="0055263E" w:rsidRDefault="0055263E" w:rsidP="0055263E">
      <w:pPr>
        <w:numPr>
          <w:ilvl w:val="0"/>
          <w:numId w:val="27"/>
        </w:numPr>
        <w:spacing w:line="360" w:lineRule="auto"/>
        <w:rPr>
          <w:color w:val="FF0000"/>
          <w:lang w:val="en-US"/>
        </w:rPr>
      </w:pPr>
      <w:r w:rsidRPr="0055263E">
        <w:rPr>
          <w:b/>
          <w:bCs/>
          <w:color w:val="FF0000"/>
          <w:lang w:val="en-US"/>
        </w:rPr>
        <w:t>Photo Reference:</w:t>
      </w:r>
      <w:r w:rsidRPr="0055263E">
        <w:rPr>
          <w:color w:val="FF0000"/>
          <w:lang w:val="en-US"/>
        </w:rPr>
        <w:t xml:space="preserve"> [Insert Photo ID]</w:t>
      </w:r>
    </w:p>
    <w:p w14:paraId="18D08C79" w14:textId="6CEA1C16" w:rsidR="0055263E" w:rsidRPr="0055263E" w:rsidRDefault="0055263E" w:rsidP="0055263E">
      <w:pPr>
        <w:pStyle w:val="Heading3"/>
        <w:rPr>
          <w:lang w:val="nl-NL"/>
        </w:rPr>
      </w:pPr>
      <w:r w:rsidRPr="0055263E">
        <w:rPr>
          <w:lang w:val="nl-NL"/>
        </w:rPr>
        <w:t xml:space="preserve">Secondary Equipment </w:t>
      </w:r>
      <w:commentRangeStart w:id="18"/>
      <w:r w:rsidRPr="0055263E">
        <w:rPr>
          <w:lang w:val="nl-NL"/>
        </w:rPr>
        <w:t>Earthing</w:t>
      </w:r>
      <w:commentRangeEnd w:id="18"/>
      <w:r w:rsidR="008917A8">
        <w:rPr>
          <w:rStyle w:val="CommentReference"/>
          <w:color w:val="auto"/>
        </w:rPr>
        <w:commentReference w:id="18"/>
      </w:r>
    </w:p>
    <w:p w14:paraId="13A9CE35" w14:textId="77777777" w:rsidR="0055263E" w:rsidRPr="0055263E" w:rsidRDefault="0055263E" w:rsidP="0055263E">
      <w:pPr>
        <w:numPr>
          <w:ilvl w:val="0"/>
          <w:numId w:val="28"/>
        </w:numPr>
        <w:spacing w:line="360" w:lineRule="auto"/>
        <w:rPr>
          <w:color w:val="FF0000"/>
          <w:lang w:val="en-US"/>
        </w:rPr>
      </w:pPr>
      <w:r w:rsidRPr="0055263E">
        <w:rPr>
          <w:b/>
          <w:bCs/>
          <w:color w:val="FF0000"/>
          <w:lang w:val="en-US"/>
        </w:rPr>
        <w:t>Inspection Scope:</w:t>
      </w:r>
      <w:r w:rsidRPr="0055263E">
        <w:rPr>
          <w:color w:val="FF0000"/>
          <w:lang w:val="en-US"/>
        </w:rPr>
        <w:t xml:space="preserve"> Check of protection relay cabinets and auxiliary power distribution boards.</w:t>
      </w:r>
    </w:p>
    <w:p w14:paraId="74588F55" w14:textId="77777777" w:rsidR="0055263E" w:rsidRPr="0055263E" w:rsidRDefault="0055263E" w:rsidP="0055263E">
      <w:pPr>
        <w:numPr>
          <w:ilvl w:val="0"/>
          <w:numId w:val="28"/>
        </w:numPr>
        <w:spacing w:line="360" w:lineRule="auto"/>
        <w:rPr>
          <w:color w:val="FF0000"/>
          <w:lang w:val="nl-NL"/>
        </w:rPr>
      </w:pPr>
      <w:r w:rsidRPr="0055263E">
        <w:rPr>
          <w:b/>
          <w:bCs/>
          <w:color w:val="FF0000"/>
          <w:lang w:val="nl-NL"/>
        </w:rPr>
        <w:t>Observations:</w:t>
      </w:r>
    </w:p>
    <w:p w14:paraId="047FA60B" w14:textId="77777777" w:rsidR="0055263E" w:rsidRPr="0055263E" w:rsidRDefault="0055263E" w:rsidP="0055263E">
      <w:pPr>
        <w:numPr>
          <w:ilvl w:val="1"/>
          <w:numId w:val="28"/>
        </w:numPr>
        <w:spacing w:line="360" w:lineRule="auto"/>
        <w:rPr>
          <w:color w:val="FF0000"/>
          <w:lang w:val="en-US"/>
        </w:rPr>
      </w:pPr>
      <w:r w:rsidRPr="0055263E">
        <w:rPr>
          <w:color w:val="FF0000"/>
          <w:lang w:val="en-US"/>
        </w:rPr>
        <w:t xml:space="preserve">Earthing of the cabinets to the room ring earth is </w:t>
      </w:r>
      <w:r w:rsidRPr="0055263E">
        <w:rPr>
          <w:b/>
          <w:bCs/>
          <w:color w:val="FF0000"/>
          <w:lang w:val="en-US"/>
        </w:rPr>
        <w:t>[Consistent / Inconsistent]</w:t>
      </w:r>
      <w:r w:rsidRPr="0055263E">
        <w:rPr>
          <w:color w:val="FF0000"/>
          <w:lang w:val="en-US"/>
        </w:rPr>
        <w:t>.</w:t>
      </w:r>
    </w:p>
    <w:p w14:paraId="3011B8B5" w14:textId="77777777" w:rsidR="0055263E" w:rsidRPr="0055263E" w:rsidRDefault="0055263E" w:rsidP="0055263E">
      <w:pPr>
        <w:numPr>
          <w:ilvl w:val="1"/>
          <w:numId w:val="28"/>
        </w:numPr>
        <w:spacing w:line="360" w:lineRule="auto"/>
        <w:rPr>
          <w:color w:val="FF0000"/>
          <w:lang w:val="en-US"/>
        </w:rPr>
      </w:pPr>
      <w:r w:rsidRPr="0055263E">
        <w:rPr>
          <w:b/>
          <w:bCs/>
          <w:color w:val="FF0000"/>
          <w:lang w:val="en-US"/>
        </w:rPr>
        <w:t>[Note any specific cabinets where the earthing wire is excessively long or coiled, creating high impedance.]</w:t>
      </w:r>
    </w:p>
    <w:p w14:paraId="32E7C0E3" w14:textId="77777777" w:rsidR="0055263E" w:rsidRPr="0055263E" w:rsidRDefault="0055263E" w:rsidP="0055263E">
      <w:pPr>
        <w:numPr>
          <w:ilvl w:val="0"/>
          <w:numId w:val="28"/>
        </w:numPr>
        <w:spacing w:line="360" w:lineRule="auto"/>
        <w:rPr>
          <w:color w:val="FF0000"/>
          <w:lang w:val="en-US"/>
        </w:rPr>
      </w:pPr>
      <w:r w:rsidRPr="0055263E">
        <w:rPr>
          <w:b/>
          <w:bCs/>
          <w:color w:val="FF0000"/>
          <w:lang w:val="en-US"/>
        </w:rPr>
        <w:t>Photo Reference:</w:t>
      </w:r>
      <w:r w:rsidRPr="0055263E">
        <w:rPr>
          <w:color w:val="FF0000"/>
          <w:lang w:val="en-US"/>
        </w:rPr>
        <w:t xml:space="preserve"> [Insert Photo ID]</w:t>
      </w:r>
    </w:p>
    <w:p w14:paraId="3CA7179A" w14:textId="47F51F22" w:rsidR="0055263E" w:rsidRPr="0055263E" w:rsidRDefault="0055263E" w:rsidP="0055263E">
      <w:pPr>
        <w:pStyle w:val="Heading2"/>
        <w:rPr>
          <w:lang w:val="nl-NL"/>
        </w:rPr>
      </w:pPr>
      <w:r w:rsidRPr="0055263E">
        <w:rPr>
          <w:lang w:val="nl-NL"/>
        </w:rPr>
        <w:lastRenderedPageBreak/>
        <w:t>Field Infrastructure (Buitenterrein)</w:t>
      </w:r>
    </w:p>
    <w:p w14:paraId="71413680" w14:textId="002257A0" w:rsidR="0055263E" w:rsidRPr="0055263E" w:rsidRDefault="0055263E" w:rsidP="0055263E">
      <w:pPr>
        <w:pStyle w:val="Heading3"/>
        <w:rPr>
          <w:lang w:val="nl-NL"/>
        </w:rPr>
      </w:pPr>
      <w:r w:rsidRPr="0055263E">
        <w:rPr>
          <w:lang w:val="nl-NL"/>
        </w:rPr>
        <w:t>Concrete Cable Trenches (Kabelgoten)</w:t>
      </w:r>
    </w:p>
    <w:p w14:paraId="6DD4B83F" w14:textId="77777777" w:rsidR="0055263E" w:rsidRPr="0055263E" w:rsidRDefault="0055263E" w:rsidP="0055263E">
      <w:pPr>
        <w:numPr>
          <w:ilvl w:val="0"/>
          <w:numId w:val="29"/>
        </w:numPr>
        <w:spacing w:line="360" w:lineRule="auto"/>
        <w:rPr>
          <w:color w:val="FF0000"/>
          <w:lang w:val="en-US"/>
        </w:rPr>
      </w:pPr>
      <w:r w:rsidRPr="0055263E">
        <w:rPr>
          <w:b/>
          <w:bCs/>
          <w:color w:val="FF0000"/>
          <w:lang w:val="en-US"/>
        </w:rPr>
        <w:t>Inspection Scope:</w:t>
      </w:r>
      <w:r w:rsidRPr="0055263E">
        <w:rPr>
          <w:color w:val="FF0000"/>
          <w:lang w:val="en-US"/>
        </w:rPr>
        <w:t xml:space="preserve"> Covers were lifted at </w:t>
      </w:r>
      <w:r w:rsidRPr="0055263E">
        <w:rPr>
          <w:b/>
          <w:bCs/>
          <w:color w:val="FF0000"/>
          <w:lang w:val="en-US"/>
        </w:rPr>
        <w:t>[Insert Number]</w:t>
      </w:r>
      <w:r w:rsidRPr="0055263E">
        <w:rPr>
          <w:color w:val="FF0000"/>
          <w:lang w:val="en-US"/>
        </w:rPr>
        <w:t xml:space="preserve"> locations to verify the presence of a Parallel Earthing Conductor (PEC) and cable segregation.</w:t>
      </w:r>
    </w:p>
    <w:p w14:paraId="14AD2A85" w14:textId="77777777" w:rsidR="0055263E" w:rsidRPr="0055263E" w:rsidRDefault="0055263E" w:rsidP="0055263E">
      <w:pPr>
        <w:numPr>
          <w:ilvl w:val="0"/>
          <w:numId w:val="29"/>
        </w:numPr>
        <w:spacing w:line="360" w:lineRule="auto"/>
        <w:rPr>
          <w:color w:val="FF0000"/>
          <w:lang w:val="nl-NL"/>
        </w:rPr>
      </w:pPr>
      <w:r w:rsidRPr="0055263E">
        <w:rPr>
          <w:b/>
          <w:bCs/>
          <w:color w:val="FF0000"/>
          <w:lang w:val="nl-NL"/>
        </w:rPr>
        <w:t>Observations:</w:t>
      </w:r>
    </w:p>
    <w:p w14:paraId="5244FDDE" w14:textId="77777777" w:rsidR="0055263E" w:rsidRPr="0055263E" w:rsidRDefault="0055263E" w:rsidP="0055263E">
      <w:pPr>
        <w:numPr>
          <w:ilvl w:val="1"/>
          <w:numId w:val="29"/>
        </w:numPr>
        <w:spacing w:line="360" w:lineRule="auto"/>
        <w:rPr>
          <w:color w:val="FF0000"/>
          <w:lang w:val="en-US"/>
        </w:rPr>
      </w:pPr>
      <w:r w:rsidRPr="0055263E">
        <w:rPr>
          <w:b/>
          <w:bCs/>
          <w:color w:val="FF0000"/>
          <w:lang w:val="en-US"/>
        </w:rPr>
        <w:t>Location 1 (Near CDG):</w:t>
      </w:r>
      <w:r w:rsidRPr="0055263E">
        <w:rPr>
          <w:color w:val="FF0000"/>
          <w:lang w:val="en-US"/>
        </w:rPr>
        <w:t xml:space="preserve"> A copper PEC (≥</w:t>
      </w:r>
      <w:commentRangeStart w:id="19"/>
      <w:r w:rsidRPr="0055263E">
        <w:rPr>
          <w:color w:val="FF0000"/>
          <w:lang w:val="en-US"/>
        </w:rPr>
        <w:t>50mm²</w:t>
      </w:r>
      <w:commentRangeEnd w:id="19"/>
      <w:r w:rsidR="00ED20B2">
        <w:rPr>
          <w:rStyle w:val="CommentReference"/>
        </w:rPr>
        <w:commentReference w:id="19"/>
      </w:r>
      <w:r w:rsidRPr="0055263E">
        <w:rPr>
          <w:color w:val="FF0000"/>
          <w:lang w:val="en-US"/>
        </w:rPr>
        <w:t xml:space="preserve">) </w:t>
      </w:r>
      <w:r w:rsidRPr="0055263E">
        <w:rPr>
          <w:b/>
          <w:bCs/>
          <w:color w:val="FF0000"/>
          <w:lang w:val="en-US"/>
        </w:rPr>
        <w:t>[Was / Was not]</w:t>
      </w:r>
      <w:r w:rsidRPr="0055263E">
        <w:rPr>
          <w:color w:val="FF0000"/>
          <w:lang w:val="en-US"/>
        </w:rPr>
        <w:t xml:space="preserve"> visible running parallel to the cables.</w:t>
      </w:r>
    </w:p>
    <w:p w14:paraId="3BCC076A" w14:textId="77777777" w:rsidR="0055263E" w:rsidRPr="0055263E" w:rsidRDefault="0055263E" w:rsidP="0055263E">
      <w:pPr>
        <w:numPr>
          <w:ilvl w:val="1"/>
          <w:numId w:val="29"/>
        </w:numPr>
        <w:spacing w:line="360" w:lineRule="auto"/>
        <w:rPr>
          <w:color w:val="FF0000"/>
          <w:lang w:val="en-US"/>
        </w:rPr>
      </w:pPr>
      <w:r w:rsidRPr="0055263E">
        <w:rPr>
          <w:b/>
          <w:bCs/>
          <w:color w:val="FF0000"/>
          <w:lang w:val="en-US"/>
        </w:rPr>
        <w:t>Location 2 (Near Tak 1):</w:t>
      </w:r>
      <w:r w:rsidRPr="0055263E">
        <w:rPr>
          <w:color w:val="FF0000"/>
          <w:lang w:val="en-US"/>
        </w:rPr>
        <w:t xml:space="preserve"> A copper PEC </w:t>
      </w:r>
      <w:r w:rsidRPr="0055263E">
        <w:rPr>
          <w:b/>
          <w:bCs/>
          <w:color w:val="FF0000"/>
          <w:lang w:val="en-US"/>
        </w:rPr>
        <w:t>[Was / Was not]</w:t>
      </w:r>
      <w:r w:rsidRPr="0055263E">
        <w:rPr>
          <w:color w:val="FF0000"/>
          <w:lang w:val="en-US"/>
        </w:rPr>
        <w:t xml:space="preserve"> visible.</w:t>
      </w:r>
    </w:p>
    <w:p w14:paraId="1D453837" w14:textId="77777777" w:rsidR="0055263E" w:rsidRPr="0055263E" w:rsidRDefault="0055263E" w:rsidP="0055263E">
      <w:pPr>
        <w:numPr>
          <w:ilvl w:val="1"/>
          <w:numId w:val="29"/>
        </w:numPr>
        <w:spacing w:line="360" w:lineRule="auto"/>
        <w:rPr>
          <w:color w:val="FF0000"/>
          <w:lang w:val="en-US"/>
        </w:rPr>
      </w:pPr>
      <w:r w:rsidRPr="0055263E">
        <w:rPr>
          <w:b/>
          <w:bCs/>
          <w:color w:val="FF0000"/>
          <w:lang w:val="en-US"/>
        </w:rPr>
        <w:t>Cable Segr</w:t>
      </w:r>
      <w:commentRangeStart w:id="20"/>
      <w:r w:rsidRPr="0055263E">
        <w:rPr>
          <w:b/>
          <w:bCs/>
          <w:color w:val="FF0000"/>
          <w:lang w:val="en-US"/>
        </w:rPr>
        <w:t>egation</w:t>
      </w:r>
      <w:commentRangeEnd w:id="20"/>
      <w:r w:rsidR="00ED20B2">
        <w:rPr>
          <w:rStyle w:val="CommentReference"/>
        </w:rPr>
        <w:commentReference w:id="20"/>
      </w:r>
      <w:r w:rsidRPr="0055263E">
        <w:rPr>
          <w:b/>
          <w:bCs/>
          <w:color w:val="FF0000"/>
          <w:lang w:val="en-US"/>
        </w:rPr>
        <w:t>:</w:t>
      </w:r>
      <w:r w:rsidRPr="0055263E">
        <w:rPr>
          <w:color w:val="FF0000"/>
          <w:lang w:val="en-US"/>
        </w:rPr>
        <w:t xml:space="preserve"> High voltage (if any), Low voltage, and Signal cables </w:t>
      </w:r>
      <w:r w:rsidRPr="0055263E">
        <w:rPr>
          <w:b/>
          <w:bCs/>
          <w:color w:val="FF0000"/>
          <w:lang w:val="en-US"/>
        </w:rPr>
        <w:t>[Are separated by dividers / Are mixed in the trench]</w:t>
      </w:r>
      <w:r w:rsidRPr="0055263E">
        <w:rPr>
          <w:color w:val="FF0000"/>
          <w:lang w:val="en-US"/>
        </w:rPr>
        <w:t>.</w:t>
      </w:r>
    </w:p>
    <w:p w14:paraId="038A4D22" w14:textId="77777777" w:rsidR="0055263E" w:rsidRPr="0055263E" w:rsidRDefault="0055263E" w:rsidP="0055263E">
      <w:pPr>
        <w:numPr>
          <w:ilvl w:val="0"/>
          <w:numId w:val="29"/>
        </w:numPr>
        <w:spacing w:line="360" w:lineRule="auto"/>
        <w:rPr>
          <w:color w:val="FF0000"/>
          <w:lang w:val="en-US"/>
        </w:rPr>
      </w:pPr>
      <w:r w:rsidRPr="0055263E">
        <w:rPr>
          <w:b/>
          <w:bCs/>
          <w:color w:val="FF0000"/>
          <w:lang w:val="en-US"/>
        </w:rPr>
        <w:t>Photo Reference:</w:t>
      </w:r>
      <w:r w:rsidRPr="0055263E">
        <w:rPr>
          <w:color w:val="FF0000"/>
          <w:lang w:val="en-US"/>
        </w:rPr>
        <w:t xml:space="preserve"> [Insert Photo ID]</w:t>
      </w:r>
    </w:p>
    <w:p w14:paraId="6BBDB8D6" w14:textId="0C7629AC" w:rsidR="0055263E" w:rsidRPr="0055263E" w:rsidRDefault="0055263E" w:rsidP="0055263E">
      <w:pPr>
        <w:pStyle w:val="Heading3"/>
        <w:rPr>
          <w:lang w:val="nl-NL"/>
        </w:rPr>
      </w:pPr>
      <w:r w:rsidRPr="0055263E">
        <w:rPr>
          <w:lang w:val="nl-NL"/>
        </w:rPr>
        <w:t>Primary Equipment Bonding</w:t>
      </w:r>
    </w:p>
    <w:p w14:paraId="6868DF61" w14:textId="77777777" w:rsidR="0055263E" w:rsidRPr="0055263E" w:rsidRDefault="0055263E" w:rsidP="0055263E">
      <w:pPr>
        <w:numPr>
          <w:ilvl w:val="0"/>
          <w:numId w:val="30"/>
        </w:numPr>
        <w:spacing w:line="360" w:lineRule="auto"/>
        <w:rPr>
          <w:color w:val="FF0000"/>
          <w:lang w:val="en-US"/>
        </w:rPr>
      </w:pPr>
      <w:r w:rsidRPr="0055263E">
        <w:rPr>
          <w:b/>
          <w:bCs/>
          <w:color w:val="FF0000"/>
          <w:lang w:val="en-US"/>
        </w:rPr>
        <w:t>Inspection Scope:</w:t>
      </w:r>
      <w:r w:rsidRPr="0055263E">
        <w:rPr>
          <w:color w:val="FF0000"/>
          <w:lang w:val="en-US"/>
        </w:rPr>
        <w:t xml:space="preserve"> Visual check of earthing connections to steel portals and support structures (TenneT requirement: 2x connections for main structures).</w:t>
      </w:r>
    </w:p>
    <w:p w14:paraId="1A4E6CF9" w14:textId="77777777" w:rsidR="0055263E" w:rsidRPr="0055263E" w:rsidRDefault="0055263E" w:rsidP="0055263E">
      <w:pPr>
        <w:numPr>
          <w:ilvl w:val="0"/>
          <w:numId w:val="30"/>
        </w:numPr>
        <w:spacing w:line="360" w:lineRule="auto"/>
        <w:rPr>
          <w:color w:val="FF0000"/>
          <w:lang w:val="nl-NL"/>
        </w:rPr>
      </w:pPr>
      <w:r w:rsidRPr="0055263E">
        <w:rPr>
          <w:b/>
          <w:bCs/>
          <w:color w:val="FF0000"/>
          <w:lang w:val="nl-NL"/>
        </w:rPr>
        <w:t>Observations:</w:t>
      </w:r>
    </w:p>
    <w:p w14:paraId="4DB7530A" w14:textId="77777777" w:rsidR="0055263E" w:rsidRPr="0055263E" w:rsidRDefault="0055263E" w:rsidP="0055263E">
      <w:pPr>
        <w:numPr>
          <w:ilvl w:val="1"/>
          <w:numId w:val="30"/>
        </w:numPr>
        <w:spacing w:line="360" w:lineRule="auto"/>
        <w:rPr>
          <w:color w:val="FF0000"/>
          <w:lang w:val="en-US"/>
        </w:rPr>
      </w:pPr>
      <w:r w:rsidRPr="0055263E">
        <w:rPr>
          <w:color w:val="FF0000"/>
          <w:lang w:val="en-US"/>
        </w:rPr>
        <w:t xml:space="preserve">Steel portals show </w:t>
      </w:r>
      <w:r w:rsidRPr="0055263E">
        <w:rPr>
          <w:b/>
          <w:bCs/>
          <w:color w:val="FF0000"/>
          <w:lang w:val="en-US"/>
        </w:rPr>
        <w:t>[Double / Single]</w:t>
      </w:r>
      <w:r w:rsidRPr="0055263E">
        <w:rPr>
          <w:color w:val="FF0000"/>
          <w:lang w:val="en-US"/>
        </w:rPr>
        <w:t xml:space="preserve"> earthing connections to the main grid.</w:t>
      </w:r>
    </w:p>
    <w:p w14:paraId="0CF98485" w14:textId="77777777" w:rsidR="0055263E" w:rsidRPr="0055263E" w:rsidRDefault="0055263E" w:rsidP="0055263E">
      <w:pPr>
        <w:numPr>
          <w:ilvl w:val="1"/>
          <w:numId w:val="30"/>
        </w:numPr>
        <w:spacing w:line="360" w:lineRule="auto"/>
        <w:rPr>
          <w:color w:val="FF0000"/>
          <w:lang w:val="en-US"/>
        </w:rPr>
      </w:pPr>
      <w:r w:rsidRPr="0055263E">
        <w:rPr>
          <w:color w:val="FF0000"/>
          <w:lang w:val="en-US"/>
        </w:rPr>
        <w:t xml:space="preserve">The condition of the connections is </w:t>
      </w:r>
      <w:r w:rsidRPr="0055263E">
        <w:rPr>
          <w:b/>
          <w:bCs/>
          <w:color w:val="FF0000"/>
          <w:lang w:val="en-US"/>
        </w:rPr>
        <w:t xml:space="preserve">[Good / Corroded / </w:t>
      </w:r>
      <w:commentRangeStart w:id="21"/>
      <w:r w:rsidRPr="0055263E">
        <w:rPr>
          <w:b/>
          <w:bCs/>
          <w:color w:val="FF0000"/>
          <w:lang w:val="en-US"/>
        </w:rPr>
        <w:t>Loose</w:t>
      </w:r>
      <w:commentRangeEnd w:id="21"/>
      <w:r w:rsidR="00703030">
        <w:rPr>
          <w:rStyle w:val="CommentReference"/>
        </w:rPr>
        <w:commentReference w:id="21"/>
      </w:r>
      <w:r w:rsidRPr="0055263E">
        <w:rPr>
          <w:b/>
          <w:bCs/>
          <w:color w:val="FF0000"/>
          <w:lang w:val="en-US"/>
        </w:rPr>
        <w:t>]</w:t>
      </w:r>
      <w:r w:rsidRPr="0055263E">
        <w:rPr>
          <w:color w:val="FF0000"/>
          <w:lang w:val="en-US"/>
        </w:rPr>
        <w:t>.</w:t>
      </w:r>
    </w:p>
    <w:p w14:paraId="5B5DACA5" w14:textId="77777777" w:rsidR="0055263E" w:rsidRPr="0055263E" w:rsidRDefault="0055263E" w:rsidP="0055263E">
      <w:pPr>
        <w:numPr>
          <w:ilvl w:val="0"/>
          <w:numId w:val="30"/>
        </w:numPr>
        <w:spacing w:line="360" w:lineRule="auto"/>
        <w:rPr>
          <w:color w:val="FF0000"/>
          <w:lang w:val="en-US"/>
        </w:rPr>
      </w:pPr>
      <w:r w:rsidRPr="0055263E">
        <w:rPr>
          <w:b/>
          <w:bCs/>
          <w:color w:val="FF0000"/>
          <w:lang w:val="en-US"/>
        </w:rPr>
        <w:t>Photo Reference:</w:t>
      </w:r>
      <w:r w:rsidRPr="0055263E">
        <w:rPr>
          <w:color w:val="FF0000"/>
          <w:lang w:val="en-US"/>
        </w:rPr>
        <w:t xml:space="preserve"> [Insert Photo ID]</w:t>
      </w:r>
    </w:p>
    <w:p w14:paraId="33B516FA" w14:textId="3402B8BC" w:rsidR="0055263E" w:rsidRPr="0055263E" w:rsidRDefault="0055263E" w:rsidP="0055263E">
      <w:pPr>
        <w:pStyle w:val="Heading3"/>
        <w:rPr>
          <w:lang w:val="nl-NL"/>
        </w:rPr>
      </w:pPr>
      <w:r w:rsidRPr="0055263E">
        <w:rPr>
          <w:lang w:val="nl-NL"/>
        </w:rPr>
        <w:t>Fence Earthing (Hekwerk)</w:t>
      </w:r>
    </w:p>
    <w:p w14:paraId="453F30EA" w14:textId="77777777" w:rsidR="0055263E" w:rsidRPr="0055263E" w:rsidRDefault="0055263E" w:rsidP="0055263E">
      <w:pPr>
        <w:numPr>
          <w:ilvl w:val="0"/>
          <w:numId w:val="31"/>
        </w:numPr>
        <w:spacing w:line="360" w:lineRule="auto"/>
        <w:rPr>
          <w:color w:val="FF0000"/>
          <w:lang w:val="en-US"/>
        </w:rPr>
      </w:pPr>
      <w:r w:rsidRPr="0055263E">
        <w:rPr>
          <w:b/>
          <w:bCs/>
          <w:color w:val="FF0000"/>
          <w:lang w:val="en-US"/>
        </w:rPr>
        <w:t>Inspection Scope:</w:t>
      </w:r>
      <w:r w:rsidRPr="0055263E">
        <w:rPr>
          <w:color w:val="FF0000"/>
          <w:lang w:val="en-US"/>
        </w:rPr>
        <w:t xml:space="preserve"> Verification of earthing straps between fence panels and connection to the station earth grid to prevent touch voltage hazards.</w:t>
      </w:r>
    </w:p>
    <w:p w14:paraId="24444E69" w14:textId="77777777" w:rsidR="0055263E" w:rsidRPr="0055263E" w:rsidRDefault="0055263E" w:rsidP="0055263E">
      <w:pPr>
        <w:numPr>
          <w:ilvl w:val="0"/>
          <w:numId w:val="31"/>
        </w:numPr>
        <w:spacing w:line="360" w:lineRule="auto"/>
        <w:rPr>
          <w:color w:val="FF0000"/>
          <w:lang w:val="nl-NL"/>
        </w:rPr>
      </w:pPr>
      <w:r w:rsidRPr="0055263E">
        <w:rPr>
          <w:b/>
          <w:bCs/>
          <w:color w:val="FF0000"/>
          <w:lang w:val="nl-NL"/>
        </w:rPr>
        <w:t>Observations:</w:t>
      </w:r>
    </w:p>
    <w:p w14:paraId="6B80DDF8" w14:textId="77777777" w:rsidR="0055263E" w:rsidRPr="0055263E" w:rsidRDefault="0055263E" w:rsidP="0055263E">
      <w:pPr>
        <w:numPr>
          <w:ilvl w:val="1"/>
          <w:numId w:val="31"/>
        </w:numPr>
        <w:spacing w:line="360" w:lineRule="auto"/>
        <w:rPr>
          <w:color w:val="FF0000"/>
          <w:lang w:val="en-US"/>
        </w:rPr>
      </w:pPr>
      <w:r w:rsidRPr="0055263E">
        <w:rPr>
          <w:color w:val="FF0000"/>
          <w:lang w:val="en-US"/>
        </w:rPr>
        <w:t xml:space="preserve">Flexible earthing straps between fence panels are </w:t>
      </w:r>
      <w:r w:rsidRPr="0055263E">
        <w:rPr>
          <w:b/>
          <w:bCs/>
          <w:color w:val="FF0000"/>
          <w:lang w:val="en-US"/>
        </w:rPr>
        <w:t xml:space="preserve">[Present and intact / Missing in some sections / </w:t>
      </w:r>
      <w:commentRangeStart w:id="22"/>
      <w:r w:rsidRPr="0055263E">
        <w:rPr>
          <w:b/>
          <w:bCs/>
          <w:color w:val="FF0000"/>
          <w:lang w:val="en-US"/>
        </w:rPr>
        <w:t>Broken</w:t>
      </w:r>
      <w:commentRangeEnd w:id="22"/>
      <w:r w:rsidR="00703030">
        <w:rPr>
          <w:rStyle w:val="CommentReference"/>
        </w:rPr>
        <w:commentReference w:id="22"/>
      </w:r>
      <w:r w:rsidRPr="0055263E">
        <w:rPr>
          <w:b/>
          <w:bCs/>
          <w:color w:val="FF0000"/>
          <w:lang w:val="en-US"/>
        </w:rPr>
        <w:t>]</w:t>
      </w:r>
      <w:r w:rsidRPr="0055263E">
        <w:rPr>
          <w:color w:val="FF0000"/>
          <w:lang w:val="en-US"/>
        </w:rPr>
        <w:t>.</w:t>
      </w:r>
    </w:p>
    <w:p w14:paraId="49D06C67" w14:textId="77777777" w:rsidR="0055263E" w:rsidRPr="0055263E" w:rsidRDefault="0055263E" w:rsidP="0055263E">
      <w:pPr>
        <w:numPr>
          <w:ilvl w:val="1"/>
          <w:numId w:val="31"/>
        </w:numPr>
        <w:spacing w:line="360" w:lineRule="auto"/>
        <w:rPr>
          <w:color w:val="FF0000"/>
          <w:lang w:val="en-US"/>
        </w:rPr>
      </w:pPr>
      <w:r w:rsidRPr="0055263E">
        <w:rPr>
          <w:color w:val="FF0000"/>
          <w:lang w:val="en-US"/>
        </w:rPr>
        <w:t xml:space="preserve">Connection to the main earth grid was </w:t>
      </w:r>
      <w:r w:rsidRPr="0055263E">
        <w:rPr>
          <w:b/>
          <w:bCs/>
          <w:color w:val="FF0000"/>
          <w:lang w:val="en-US"/>
        </w:rPr>
        <w:t>[Verified at intervals / Not visible]</w:t>
      </w:r>
      <w:r w:rsidRPr="0055263E">
        <w:rPr>
          <w:color w:val="FF0000"/>
          <w:lang w:val="en-US"/>
        </w:rPr>
        <w:t>.</w:t>
      </w:r>
    </w:p>
    <w:p w14:paraId="5BDB8841" w14:textId="77777777" w:rsidR="0055263E" w:rsidRPr="0055263E" w:rsidRDefault="0055263E" w:rsidP="0055263E">
      <w:pPr>
        <w:numPr>
          <w:ilvl w:val="0"/>
          <w:numId w:val="31"/>
        </w:numPr>
        <w:spacing w:line="360" w:lineRule="auto"/>
        <w:rPr>
          <w:color w:val="FF0000"/>
          <w:lang w:val="en-US"/>
        </w:rPr>
      </w:pPr>
      <w:r w:rsidRPr="0055263E">
        <w:rPr>
          <w:b/>
          <w:bCs/>
          <w:color w:val="FF0000"/>
          <w:lang w:val="en-US"/>
        </w:rPr>
        <w:t>Photo Reference:</w:t>
      </w:r>
      <w:r w:rsidRPr="0055263E">
        <w:rPr>
          <w:color w:val="FF0000"/>
          <w:lang w:val="en-US"/>
        </w:rPr>
        <w:t xml:space="preserve"> [Insert Photo ID]</w:t>
      </w:r>
    </w:p>
    <w:p w14:paraId="77D07351" w14:textId="0909B861" w:rsidR="0055263E" w:rsidRPr="0055263E" w:rsidRDefault="0055263E" w:rsidP="0055263E">
      <w:pPr>
        <w:pStyle w:val="Heading2"/>
        <w:rPr>
          <w:lang w:val="nl-NL"/>
        </w:rPr>
      </w:pPr>
      <w:r w:rsidRPr="0055263E">
        <w:rPr>
          <w:lang w:val="nl-NL"/>
        </w:rPr>
        <w:t>General Observations</w:t>
      </w:r>
    </w:p>
    <w:p w14:paraId="12E4EE01" w14:textId="77777777" w:rsidR="0055263E" w:rsidRPr="0055263E" w:rsidRDefault="0055263E" w:rsidP="0055263E">
      <w:pPr>
        <w:numPr>
          <w:ilvl w:val="0"/>
          <w:numId w:val="32"/>
        </w:numPr>
        <w:spacing w:line="360" w:lineRule="auto"/>
        <w:rPr>
          <w:color w:val="FF0000"/>
          <w:lang w:val="en-US"/>
        </w:rPr>
      </w:pPr>
      <w:r w:rsidRPr="0055263E">
        <w:rPr>
          <w:b/>
          <w:bCs/>
          <w:color w:val="FF0000"/>
          <w:lang w:val="en-US"/>
        </w:rPr>
        <w:t>Housekeeping:</w:t>
      </w:r>
      <w:r w:rsidRPr="0055263E">
        <w:rPr>
          <w:color w:val="FF0000"/>
          <w:lang w:val="en-US"/>
        </w:rPr>
        <w:t xml:space="preserve"> The general level of EMC housekeeping (e.g., loose wire clippings, metal debris in cabinets) is </w:t>
      </w:r>
      <w:r w:rsidRPr="0055263E">
        <w:rPr>
          <w:b/>
          <w:bCs/>
          <w:color w:val="FF0000"/>
          <w:lang w:val="en-US"/>
        </w:rPr>
        <w:t>[Good / Needs Improvement]</w:t>
      </w:r>
      <w:r w:rsidRPr="0055263E">
        <w:rPr>
          <w:color w:val="FF0000"/>
          <w:lang w:val="en-US"/>
        </w:rPr>
        <w:t>.</w:t>
      </w:r>
    </w:p>
    <w:p w14:paraId="738B4E56" w14:textId="77777777" w:rsidR="0055263E" w:rsidRPr="0055263E" w:rsidRDefault="0055263E" w:rsidP="0055263E">
      <w:pPr>
        <w:numPr>
          <w:ilvl w:val="0"/>
          <w:numId w:val="32"/>
        </w:numPr>
        <w:spacing w:line="360" w:lineRule="auto"/>
        <w:rPr>
          <w:color w:val="FF0000"/>
          <w:lang w:val="en-US"/>
        </w:rPr>
      </w:pPr>
      <w:r w:rsidRPr="0055263E">
        <w:rPr>
          <w:b/>
          <w:bCs/>
          <w:color w:val="FF0000"/>
          <w:lang w:val="en-US"/>
        </w:rPr>
        <w:t>Modifications:</w:t>
      </w:r>
      <w:r w:rsidRPr="0055263E">
        <w:rPr>
          <w:color w:val="FF0000"/>
          <w:lang w:val="en-US"/>
        </w:rPr>
        <w:t xml:space="preserve"> There is evidence of recent cabling modifications where EMC glands were </w:t>
      </w:r>
      <w:r w:rsidRPr="0055263E">
        <w:rPr>
          <w:b/>
          <w:bCs/>
          <w:color w:val="FF0000"/>
          <w:lang w:val="en-US"/>
        </w:rPr>
        <w:t>[Used correctly / Replaced with plastic / Left open]</w:t>
      </w:r>
      <w:r w:rsidRPr="0055263E">
        <w:rPr>
          <w:color w:val="FF0000"/>
          <w:lang w:val="en-US"/>
        </w:rPr>
        <w:t>.</w:t>
      </w:r>
    </w:p>
    <w:p w14:paraId="1F0E43CE" w14:textId="77777777" w:rsidR="0055263E" w:rsidRDefault="0055263E" w:rsidP="00993A9E">
      <w:pPr>
        <w:spacing w:line="360" w:lineRule="auto"/>
        <w:rPr>
          <w:color w:val="FF0000"/>
          <w:lang w:val="en-US"/>
        </w:rPr>
      </w:pPr>
    </w:p>
    <w:p w14:paraId="1E013E57" w14:textId="3B25BD30" w:rsidR="00F425DD" w:rsidRPr="0055263E" w:rsidRDefault="00F425DD" w:rsidP="00993A9E">
      <w:pPr>
        <w:spacing w:line="360" w:lineRule="auto"/>
        <w:rPr>
          <w:color w:val="FF0000"/>
          <w:lang w:val="en-US"/>
        </w:rPr>
      </w:pPr>
      <w:r>
        <w:rPr>
          <w:color w:val="FF0000"/>
          <w:lang w:val="en-US"/>
        </w:rPr>
        <w:t>Consider integrating the below tables in the headings above.</w:t>
      </w:r>
    </w:p>
    <w:p w14:paraId="07AE131F" w14:textId="18CB86A6" w:rsidR="00993A9E" w:rsidRPr="00993A9E" w:rsidRDefault="00993A9E" w:rsidP="00993A9E">
      <w:pPr>
        <w:pStyle w:val="Heading2"/>
        <w:spacing w:line="360" w:lineRule="auto"/>
        <w:rPr>
          <w:lang w:val="nl-NL"/>
        </w:rPr>
      </w:pPr>
      <w:r w:rsidRPr="00993A9E">
        <w:rPr>
          <w:lang w:val="nl-NL"/>
        </w:rPr>
        <w:t>Central Service Building (</w:t>
      </w:r>
      <w:commentRangeStart w:id="23"/>
      <w:r w:rsidRPr="00993A9E">
        <w:rPr>
          <w:lang w:val="nl-NL"/>
        </w:rPr>
        <w:t>CDG</w:t>
      </w:r>
      <w:commentRangeEnd w:id="23"/>
      <w:r w:rsidR="00FC2BFB">
        <w:rPr>
          <w:rStyle w:val="CommentReference"/>
          <w:b w:val="0"/>
          <w:color w:val="auto"/>
        </w:rPr>
        <w:commentReference w:id="23"/>
      </w:r>
      <w:r w:rsidRPr="00993A9E">
        <w:rPr>
          <w:lang w:val="nl-NL"/>
        </w:rPr>
        <w:t>)</w:t>
      </w:r>
    </w:p>
    <w:tbl>
      <w:tblPr>
        <w:tblStyle w:val="TableGrid"/>
        <w:tblW w:w="0" w:type="auto"/>
        <w:tblLook w:val="04A0" w:firstRow="1" w:lastRow="0" w:firstColumn="1" w:lastColumn="0" w:noHBand="0" w:noVBand="1"/>
      </w:tblPr>
      <w:tblGrid>
        <w:gridCol w:w="618"/>
        <w:gridCol w:w="2523"/>
        <w:gridCol w:w="4849"/>
        <w:gridCol w:w="855"/>
        <w:gridCol w:w="727"/>
      </w:tblGrid>
      <w:tr w:rsidR="00993A9E" w:rsidRPr="00993A9E" w14:paraId="37E1546B" w14:textId="77777777" w:rsidTr="00993A9E">
        <w:tc>
          <w:tcPr>
            <w:tcW w:w="0" w:type="auto"/>
            <w:hideMark/>
          </w:tcPr>
          <w:p w14:paraId="3C204030" w14:textId="77777777" w:rsidR="00993A9E" w:rsidRPr="00993A9E" w:rsidRDefault="00993A9E" w:rsidP="00993A9E">
            <w:pPr>
              <w:spacing w:line="360" w:lineRule="auto"/>
              <w:rPr>
                <w:lang w:val="nl-NL"/>
              </w:rPr>
            </w:pPr>
            <w:r w:rsidRPr="00993A9E">
              <w:rPr>
                <w:lang w:val="nl-NL"/>
              </w:rPr>
              <w:t>Item</w:t>
            </w:r>
          </w:p>
        </w:tc>
        <w:tc>
          <w:tcPr>
            <w:tcW w:w="0" w:type="auto"/>
            <w:hideMark/>
          </w:tcPr>
          <w:p w14:paraId="3C4B468E" w14:textId="77777777" w:rsidR="00993A9E" w:rsidRPr="00993A9E" w:rsidRDefault="00993A9E" w:rsidP="00993A9E">
            <w:pPr>
              <w:spacing w:line="360" w:lineRule="auto"/>
              <w:rPr>
                <w:lang w:val="nl-NL"/>
              </w:rPr>
            </w:pPr>
            <w:r w:rsidRPr="00993A9E">
              <w:rPr>
                <w:lang w:val="nl-NL"/>
              </w:rPr>
              <w:t>Check</w:t>
            </w:r>
          </w:p>
        </w:tc>
        <w:tc>
          <w:tcPr>
            <w:tcW w:w="0" w:type="auto"/>
            <w:hideMark/>
          </w:tcPr>
          <w:p w14:paraId="2EDE9C9D" w14:textId="77777777" w:rsidR="00993A9E" w:rsidRPr="00993A9E" w:rsidRDefault="00993A9E" w:rsidP="00993A9E">
            <w:pPr>
              <w:spacing w:line="360" w:lineRule="auto"/>
              <w:rPr>
                <w:lang w:val="nl-NL"/>
              </w:rPr>
            </w:pPr>
            <w:r w:rsidRPr="00993A9E">
              <w:rPr>
                <w:lang w:val="nl-NL"/>
              </w:rPr>
              <w:t>Finding / Observation</w:t>
            </w:r>
          </w:p>
        </w:tc>
        <w:tc>
          <w:tcPr>
            <w:tcW w:w="0" w:type="auto"/>
            <w:hideMark/>
          </w:tcPr>
          <w:p w14:paraId="2D2B0382" w14:textId="77777777" w:rsidR="00993A9E" w:rsidRPr="00993A9E" w:rsidRDefault="00993A9E" w:rsidP="00993A9E">
            <w:pPr>
              <w:spacing w:line="360" w:lineRule="auto"/>
              <w:rPr>
                <w:lang w:val="nl-NL"/>
              </w:rPr>
            </w:pPr>
            <w:r w:rsidRPr="00993A9E">
              <w:rPr>
                <w:lang w:val="nl-NL"/>
              </w:rPr>
              <w:t>Photo Ref</w:t>
            </w:r>
          </w:p>
        </w:tc>
        <w:tc>
          <w:tcPr>
            <w:tcW w:w="0" w:type="auto"/>
            <w:hideMark/>
          </w:tcPr>
          <w:p w14:paraId="66326F36" w14:textId="77777777" w:rsidR="00993A9E" w:rsidRPr="00993A9E" w:rsidRDefault="00993A9E" w:rsidP="00993A9E">
            <w:pPr>
              <w:spacing w:line="360" w:lineRule="auto"/>
              <w:rPr>
                <w:lang w:val="nl-NL"/>
              </w:rPr>
            </w:pPr>
            <w:r w:rsidRPr="00993A9E">
              <w:rPr>
                <w:lang w:val="nl-NL"/>
              </w:rPr>
              <w:t>Status</w:t>
            </w:r>
          </w:p>
        </w:tc>
      </w:tr>
      <w:tr w:rsidR="00993A9E" w:rsidRPr="00993A9E" w14:paraId="5D7EA892" w14:textId="77777777" w:rsidTr="00993A9E">
        <w:tc>
          <w:tcPr>
            <w:tcW w:w="0" w:type="auto"/>
            <w:hideMark/>
          </w:tcPr>
          <w:p w14:paraId="5A7052A1" w14:textId="26B8AA72" w:rsidR="00993A9E" w:rsidRPr="00993A9E" w:rsidRDefault="00993A9E" w:rsidP="00993A9E">
            <w:pPr>
              <w:spacing w:line="360" w:lineRule="auto"/>
              <w:rPr>
                <w:lang w:val="nl-NL"/>
              </w:rPr>
            </w:pPr>
            <w:r>
              <w:rPr>
                <w:b/>
                <w:bCs/>
                <w:lang w:val="nl-NL"/>
              </w:rPr>
              <w:t>5</w:t>
            </w:r>
            <w:r w:rsidRPr="00993A9E">
              <w:rPr>
                <w:b/>
                <w:bCs/>
                <w:lang w:val="nl-NL"/>
              </w:rPr>
              <w:t>.1.1</w:t>
            </w:r>
          </w:p>
        </w:tc>
        <w:tc>
          <w:tcPr>
            <w:tcW w:w="0" w:type="auto"/>
            <w:hideMark/>
          </w:tcPr>
          <w:p w14:paraId="221EC873" w14:textId="57954BFB" w:rsidR="00993A9E" w:rsidRPr="00993A9E" w:rsidRDefault="00993A9E" w:rsidP="00993A9E">
            <w:pPr>
              <w:spacing w:line="360" w:lineRule="auto"/>
              <w:rPr>
                <w:lang w:val="en-US"/>
              </w:rPr>
            </w:pPr>
            <w:r w:rsidRPr="00993A9E">
              <w:rPr>
                <w:b/>
                <w:bCs/>
                <w:lang w:val="en-US"/>
              </w:rPr>
              <w:t xml:space="preserve">Cable Entry (AC/DC </w:t>
            </w:r>
            <w:proofErr w:type="gramStart"/>
            <w:r w:rsidRPr="00993A9E">
              <w:rPr>
                <w:b/>
                <w:bCs/>
                <w:lang w:val="en-US"/>
              </w:rPr>
              <w:t>Room)</w:t>
            </w:r>
            <w:r w:rsidRPr="00993A9E">
              <w:rPr>
                <w:lang w:val="en-US"/>
              </w:rPr>
              <w:t>Ref</w:t>
            </w:r>
            <w:proofErr w:type="gramEnd"/>
            <w:r w:rsidRPr="00993A9E">
              <w:rPr>
                <w:lang w:val="en-US"/>
              </w:rPr>
              <w:t>: Detail 27</w:t>
            </w:r>
          </w:p>
        </w:tc>
        <w:tc>
          <w:tcPr>
            <w:tcW w:w="0" w:type="auto"/>
            <w:hideMark/>
          </w:tcPr>
          <w:p w14:paraId="11FCB514" w14:textId="77777777" w:rsidR="00993A9E" w:rsidRPr="00993A9E" w:rsidRDefault="00993A9E" w:rsidP="00993A9E">
            <w:pPr>
              <w:spacing w:line="360" w:lineRule="auto"/>
              <w:rPr>
                <w:lang w:val="en-US"/>
              </w:rPr>
            </w:pPr>
            <w:r w:rsidRPr="00993A9E">
              <w:rPr>
                <w:lang w:val="en-US"/>
              </w:rPr>
              <w:t xml:space="preserve">[PLACEHOLDER: Describe state of </w:t>
            </w:r>
            <w:proofErr w:type="spellStart"/>
            <w:r w:rsidRPr="00993A9E">
              <w:rPr>
                <w:lang w:val="en-US"/>
              </w:rPr>
              <w:t>Roxtec</w:t>
            </w:r>
            <w:proofErr w:type="spellEnd"/>
            <w:r w:rsidRPr="00993A9E">
              <w:rPr>
                <w:lang w:val="en-US"/>
              </w:rPr>
              <w:t xml:space="preserve"> frames. Are they earthed to the ring earth?]</w:t>
            </w:r>
          </w:p>
        </w:tc>
        <w:tc>
          <w:tcPr>
            <w:tcW w:w="0" w:type="auto"/>
            <w:hideMark/>
          </w:tcPr>
          <w:p w14:paraId="26BB76D1" w14:textId="77777777" w:rsidR="00993A9E" w:rsidRPr="00993A9E" w:rsidRDefault="00993A9E" w:rsidP="00993A9E">
            <w:pPr>
              <w:spacing w:line="360" w:lineRule="auto"/>
              <w:rPr>
                <w:lang w:val="en-US"/>
              </w:rPr>
            </w:pPr>
          </w:p>
        </w:tc>
        <w:tc>
          <w:tcPr>
            <w:tcW w:w="0" w:type="auto"/>
            <w:hideMark/>
          </w:tcPr>
          <w:p w14:paraId="00C9EC66" w14:textId="77777777" w:rsidR="00993A9E" w:rsidRPr="00993A9E" w:rsidRDefault="00993A9E" w:rsidP="00993A9E">
            <w:pPr>
              <w:spacing w:line="360" w:lineRule="auto"/>
              <w:rPr>
                <w:lang w:val="en-US"/>
              </w:rPr>
            </w:pPr>
          </w:p>
        </w:tc>
      </w:tr>
      <w:tr w:rsidR="00993A9E" w:rsidRPr="00993A9E" w14:paraId="0FA66416" w14:textId="77777777" w:rsidTr="00993A9E">
        <w:tc>
          <w:tcPr>
            <w:tcW w:w="0" w:type="auto"/>
            <w:hideMark/>
          </w:tcPr>
          <w:p w14:paraId="5F15C6A0" w14:textId="766079C5" w:rsidR="00993A9E" w:rsidRPr="00993A9E" w:rsidRDefault="00993A9E" w:rsidP="00993A9E">
            <w:pPr>
              <w:spacing w:line="360" w:lineRule="auto"/>
              <w:rPr>
                <w:lang w:val="nl-NL"/>
              </w:rPr>
            </w:pPr>
            <w:r>
              <w:rPr>
                <w:b/>
                <w:bCs/>
                <w:lang w:val="nl-NL"/>
              </w:rPr>
              <w:lastRenderedPageBreak/>
              <w:t>5</w:t>
            </w:r>
            <w:r w:rsidRPr="00993A9E">
              <w:rPr>
                <w:b/>
                <w:bCs/>
                <w:lang w:val="nl-NL"/>
              </w:rPr>
              <w:t>.1.2</w:t>
            </w:r>
          </w:p>
        </w:tc>
        <w:tc>
          <w:tcPr>
            <w:tcW w:w="0" w:type="auto"/>
            <w:hideMark/>
          </w:tcPr>
          <w:p w14:paraId="6171C868" w14:textId="1590C5E9" w:rsidR="00993A9E" w:rsidRPr="00993A9E" w:rsidRDefault="00993A9E" w:rsidP="00993A9E">
            <w:pPr>
              <w:spacing w:line="360" w:lineRule="auto"/>
              <w:rPr>
                <w:lang w:val="en-US"/>
              </w:rPr>
            </w:pPr>
            <w:r w:rsidRPr="00993A9E">
              <w:rPr>
                <w:b/>
                <w:bCs/>
                <w:lang w:val="en-US"/>
              </w:rPr>
              <w:t>Cable Entry (Telecom)</w:t>
            </w:r>
            <w:r w:rsidRPr="00993A9E">
              <w:rPr>
                <w:lang w:val="en-US"/>
              </w:rPr>
              <w:t>Ref: Detail 27</w:t>
            </w:r>
          </w:p>
        </w:tc>
        <w:tc>
          <w:tcPr>
            <w:tcW w:w="0" w:type="auto"/>
            <w:hideMark/>
          </w:tcPr>
          <w:p w14:paraId="65222747" w14:textId="77777777" w:rsidR="00993A9E" w:rsidRPr="00993A9E" w:rsidRDefault="00993A9E" w:rsidP="00993A9E">
            <w:pPr>
              <w:spacing w:line="360" w:lineRule="auto"/>
              <w:rPr>
                <w:lang w:val="en-US"/>
              </w:rPr>
            </w:pPr>
            <w:r w:rsidRPr="00993A9E">
              <w:rPr>
                <w:lang w:val="en-US"/>
              </w:rPr>
              <w:t xml:space="preserve">[PLACEHOLDER: Are cable shields stripped and clamped </w:t>
            </w:r>
            <w:r w:rsidRPr="00993A9E">
              <w:rPr>
                <w:i/>
                <w:iCs/>
                <w:lang w:val="en-US"/>
              </w:rPr>
              <w:t>inside</w:t>
            </w:r>
            <w:r w:rsidRPr="00993A9E">
              <w:rPr>
                <w:lang w:val="en-US"/>
              </w:rPr>
              <w:t xml:space="preserve"> the module?]</w:t>
            </w:r>
          </w:p>
        </w:tc>
        <w:tc>
          <w:tcPr>
            <w:tcW w:w="0" w:type="auto"/>
            <w:hideMark/>
          </w:tcPr>
          <w:p w14:paraId="6A49C567" w14:textId="77777777" w:rsidR="00993A9E" w:rsidRPr="00993A9E" w:rsidRDefault="00993A9E" w:rsidP="00993A9E">
            <w:pPr>
              <w:spacing w:line="360" w:lineRule="auto"/>
              <w:rPr>
                <w:lang w:val="en-US"/>
              </w:rPr>
            </w:pPr>
          </w:p>
        </w:tc>
        <w:tc>
          <w:tcPr>
            <w:tcW w:w="0" w:type="auto"/>
            <w:hideMark/>
          </w:tcPr>
          <w:p w14:paraId="2B26EEDD" w14:textId="77777777" w:rsidR="00993A9E" w:rsidRPr="00993A9E" w:rsidRDefault="00993A9E" w:rsidP="00993A9E">
            <w:pPr>
              <w:spacing w:line="360" w:lineRule="auto"/>
              <w:rPr>
                <w:lang w:val="en-US"/>
              </w:rPr>
            </w:pPr>
          </w:p>
        </w:tc>
      </w:tr>
      <w:tr w:rsidR="00993A9E" w:rsidRPr="00993A9E" w14:paraId="399D84E0" w14:textId="77777777" w:rsidTr="00993A9E">
        <w:tc>
          <w:tcPr>
            <w:tcW w:w="0" w:type="auto"/>
            <w:hideMark/>
          </w:tcPr>
          <w:p w14:paraId="7D5A64A0" w14:textId="38720BB7" w:rsidR="00993A9E" w:rsidRPr="00993A9E" w:rsidRDefault="00993A9E" w:rsidP="00993A9E">
            <w:pPr>
              <w:spacing w:line="360" w:lineRule="auto"/>
              <w:rPr>
                <w:lang w:val="nl-NL"/>
              </w:rPr>
            </w:pPr>
            <w:r>
              <w:rPr>
                <w:b/>
                <w:bCs/>
                <w:lang w:val="nl-NL"/>
              </w:rPr>
              <w:t>5</w:t>
            </w:r>
            <w:r w:rsidRPr="00993A9E">
              <w:rPr>
                <w:b/>
                <w:bCs/>
                <w:lang w:val="nl-NL"/>
              </w:rPr>
              <w:t>.1.3</w:t>
            </w:r>
          </w:p>
        </w:tc>
        <w:tc>
          <w:tcPr>
            <w:tcW w:w="0" w:type="auto"/>
            <w:hideMark/>
          </w:tcPr>
          <w:p w14:paraId="0FD336A7" w14:textId="6E053A6F" w:rsidR="00993A9E" w:rsidRPr="00993A9E" w:rsidRDefault="00993A9E" w:rsidP="00993A9E">
            <w:pPr>
              <w:spacing w:line="360" w:lineRule="auto"/>
              <w:rPr>
                <w:lang w:val="en-US"/>
              </w:rPr>
            </w:pPr>
            <w:r w:rsidRPr="00993A9E">
              <w:rPr>
                <w:b/>
                <w:bCs/>
                <w:lang w:val="en-US"/>
              </w:rPr>
              <w:t xml:space="preserve">Room </w:t>
            </w:r>
            <w:proofErr w:type="spellStart"/>
            <w:r w:rsidRPr="00993A9E">
              <w:rPr>
                <w:b/>
                <w:bCs/>
                <w:lang w:val="en-US"/>
              </w:rPr>
              <w:t>Shielding</w:t>
            </w:r>
            <w:r w:rsidRPr="00993A9E">
              <w:rPr>
                <w:lang w:val="en-US"/>
              </w:rPr>
              <w:t>Ref</w:t>
            </w:r>
            <w:proofErr w:type="spellEnd"/>
            <w:r w:rsidRPr="00993A9E">
              <w:rPr>
                <w:lang w:val="en-US"/>
              </w:rPr>
              <w:t xml:space="preserve">: </w:t>
            </w:r>
            <w:proofErr w:type="spellStart"/>
            <w:r w:rsidRPr="00993A9E">
              <w:rPr>
                <w:lang w:val="en-US"/>
              </w:rPr>
              <w:t>Bijlage</w:t>
            </w:r>
            <w:proofErr w:type="spellEnd"/>
            <w:r w:rsidRPr="00993A9E">
              <w:rPr>
                <w:lang w:val="en-US"/>
              </w:rPr>
              <w:t xml:space="preserve"> 2.5</w:t>
            </w:r>
          </w:p>
        </w:tc>
        <w:tc>
          <w:tcPr>
            <w:tcW w:w="0" w:type="auto"/>
            <w:hideMark/>
          </w:tcPr>
          <w:p w14:paraId="34E46721" w14:textId="77777777" w:rsidR="00993A9E" w:rsidRPr="00993A9E" w:rsidRDefault="00993A9E" w:rsidP="00993A9E">
            <w:pPr>
              <w:spacing w:line="360" w:lineRule="auto"/>
              <w:rPr>
                <w:lang w:val="nl-NL"/>
              </w:rPr>
            </w:pPr>
            <w:r w:rsidRPr="00993A9E">
              <w:rPr>
                <w:lang w:val="en-US"/>
              </w:rPr>
              <w:t xml:space="preserve">[PLACEHOLDER: Are door frames bonded to the wall structure? </w:t>
            </w:r>
            <w:r w:rsidRPr="00993A9E">
              <w:rPr>
                <w:lang w:val="nl-NL"/>
              </w:rPr>
              <w:t>Any visible mesh connections?]</w:t>
            </w:r>
          </w:p>
        </w:tc>
        <w:tc>
          <w:tcPr>
            <w:tcW w:w="0" w:type="auto"/>
            <w:hideMark/>
          </w:tcPr>
          <w:p w14:paraId="39553B40" w14:textId="77777777" w:rsidR="00993A9E" w:rsidRPr="00993A9E" w:rsidRDefault="00993A9E" w:rsidP="00993A9E">
            <w:pPr>
              <w:spacing w:line="360" w:lineRule="auto"/>
              <w:rPr>
                <w:lang w:val="nl-NL"/>
              </w:rPr>
            </w:pPr>
          </w:p>
        </w:tc>
        <w:tc>
          <w:tcPr>
            <w:tcW w:w="0" w:type="auto"/>
            <w:hideMark/>
          </w:tcPr>
          <w:p w14:paraId="15CECD0F" w14:textId="77777777" w:rsidR="00993A9E" w:rsidRPr="00993A9E" w:rsidRDefault="00993A9E" w:rsidP="00993A9E">
            <w:pPr>
              <w:spacing w:line="360" w:lineRule="auto"/>
              <w:rPr>
                <w:lang w:val="nl-NL"/>
              </w:rPr>
            </w:pPr>
          </w:p>
        </w:tc>
      </w:tr>
    </w:tbl>
    <w:p w14:paraId="6AFF69B4" w14:textId="4D43EBD7" w:rsidR="00993A9E" w:rsidRPr="00993A9E" w:rsidRDefault="00993A9E" w:rsidP="00993A9E">
      <w:pPr>
        <w:pStyle w:val="Heading2"/>
        <w:spacing w:line="360" w:lineRule="auto"/>
        <w:rPr>
          <w:lang w:val="nl-NL"/>
        </w:rPr>
      </w:pPr>
      <w:r w:rsidRPr="00993A9E">
        <w:rPr>
          <w:lang w:val="nl-NL"/>
        </w:rPr>
        <w:t>Bay Houses (</w:t>
      </w:r>
      <w:commentRangeStart w:id="24"/>
      <w:r w:rsidRPr="00993A9E">
        <w:rPr>
          <w:lang w:val="nl-NL"/>
        </w:rPr>
        <w:t>Takhuisjes</w:t>
      </w:r>
      <w:commentRangeEnd w:id="24"/>
      <w:r w:rsidR="00FC2BFB">
        <w:rPr>
          <w:rStyle w:val="CommentReference"/>
          <w:b w:val="0"/>
          <w:color w:val="auto"/>
        </w:rPr>
        <w:commentReference w:id="24"/>
      </w:r>
      <w:r w:rsidRPr="00993A9E">
        <w:rPr>
          <w:lang w:val="nl-NL"/>
        </w:rPr>
        <w:t>)</w:t>
      </w:r>
    </w:p>
    <w:tbl>
      <w:tblPr>
        <w:tblStyle w:val="TableGrid"/>
        <w:tblW w:w="0" w:type="auto"/>
        <w:tblLook w:val="04A0" w:firstRow="1" w:lastRow="0" w:firstColumn="1" w:lastColumn="0" w:noHBand="0" w:noVBand="1"/>
      </w:tblPr>
      <w:tblGrid>
        <w:gridCol w:w="617"/>
        <w:gridCol w:w="2278"/>
        <w:gridCol w:w="5080"/>
        <w:gridCol w:w="870"/>
        <w:gridCol w:w="727"/>
      </w:tblGrid>
      <w:tr w:rsidR="00993A9E" w:rsidRPr="00993A9E" w14:paraId="444DC8FB" w14:textId="77777777" w:rsidTr="00993A9E">
        <w:tc>
          <w:tcPr>
            <w:tcW w:w="0" w:type="auto"/>
            <w:hideMark/>
          </w:tcPr>
          <w:p w14:paraId="6387008B" w14:textId="77777777" w:rsidR="00993A9E" w:rsidRPr="00993A9E" w:rsidRDefault="00993A9E" w:rsidP="00993A9E">
            <w:pPr>
              <w:spacing w:line="360" w:lineRule="auto"/>
              <w:rPr>
                <w:lang w:val="nl-NL"/>
              </w:rPr>
            </w:pPr>
            <w:r w:rsidRPr="00993A9E">
              <w:rPr>
                <w:lang w:val="nl-NL"/>
              </w:rPr>
              <w:t>Item</w:t>
            </w:r>
          </w:p>
        </w:tc>
        <w:tc>
          <w:tcPr>
            <w:tcW w:w="0" w:type="auto"/>
            <w:hideMark/>
          </w:tcPr>
          <w:p w14:paraId="4D2CD2E6" w14:textId="77777777" w:rsidR="00993A9E" w:rsidRPr="00993A9E" w:rsidRDefault="00993A9E" w:rsidP="00993A9E">
            <w:pPr>
              <w:spacing w:line="360" w:lineRule="auto"/>
              <w:rPr>
                <w:lang w:val="nl-NL"/>
              </w:rPr>
            </w:pPr>
            <w:r w:rsidRPr="00993A9E">
              <w:rPr>
                <w:lang w:val="nl-NL"/>
              </w:rPr>
              <w:t>Check</w:t>
            </w:r>
          </w:p>
        </w:tc>
        <w:tc>
          <w:tcPr>
            <w:tcW w:w="0" w:type="auto"/>
            <w:hideMark/>
          </w:tcPr>
          <w:p w14:paraId="4BA3ABCD" w14:textId="77777777" w:rsidR="00993A9E" w:rsidRPr="00993A9E" w:rsidRDefault="00993A9E" w:rsidP="00993A9E">
            <w:pPr>
              <w:spacing w:line="360" w:lineRule="auto"/>
              <w:rPr>
                <w:lang w:val="nl-NL"/>
              </w:rPr>
            </w:pPr>
            <w:r w:rsidRPr="00993A9E">
              <w:rPr>
                <w:lang w:val="nl-NL"/>
              </w:rPr>
              <w:t>Finding / Observation</w:t>
            </w:r>
          </w:p>
        </w:tc>
        <w:tc>
          <w:tcPr>
            <w:tcW w:w="0" w:type="auto"/>
            <w:hideMark/>
          </w:tcPr>
          <w:p w14:paraId="6102C70A" w14:textId="77777777" w:rsidR="00993A9E" w:rsidRPr="00993A9E" w:rsidRDefault="00993A9E" w:rsidP="00993A9E">
            <w:pPr>
              <w:spacing w:line="360" w:lineRule="auto"/>
              <w:rPr>
                <w:lang w:val="nl-NL"/>
              </w:rPr>
            </w:pPr>
            <w:r w:rsidRPr="00993A9E">
              <w:rPr>
                <w:lang w:val="nl-NL"/>
              </w:rPr>
              <w:t>Photo Ref</w:t>
            </w:r>
          </w:p>
        </w:tc>
        <w:tc>
          <w:tcPr>
            <w:tcW w:w="0" w:type="auto"/>
            <w:hideMark/>
          </w:tcPr>
          <w:p w14:paraId="429AB63B" w14:textId="77777777" w:rsidR="00993A9E" w:rsidRPr="00993A9E" w:rsidRDefault="00993A9E" w:rsidP="00993A9E">
            <w:pPr>
              <w:spacing w:line="360" w:lineRule="auto"/>
              <w:rPr>
                <w:lang w:val="nl-NL"/>
              </w:rPr>
            </w:pPr>
            <w:r w:rsidRPr="00993A9E">
              <w:rPr>
                <w:lang w:val="nl-NL"/>
              </w:rPr>
              <w:t>Status</w:t>
            </w:r>
          </w:p>
        </w:tc>
      </w:tr>
      <w:tr w:rsidR="00993A9E" w:rsidRPr="00993A9E" w14:paraId="27B06950" w14:textId="77777777" w:rsidTr="00993A9E">
        <w:tc>
          <w:tcPr>
            <w:tcW w:w="0" w:type="auto"/>
            <w:hideMark/>
          </w:tcPr>
          <w:p w14:paraId="77240CF6" w14:textId="2CE2FB34" w:rsidR="00993A9E" w:rsidRPr="00993A9E" w:rsidRDefault="00993A9E" w:rsidP="00993A9E">
            <w:pPr>
              <w:spacing w:line="360" w:lineRule="auto"/>
              <w:rPr>
                <w:lang w:val="nl-NL"/>
              </w:rPr>
            </w:pPr>
            <w:r>
              <w:rPr>
                <w:b/>
                <w:bCs/>
                <w:lang w:val="nl-NL"/>
              </w:rPr>
              <w:t>5</w:t>
            </w:r>
            <w:r w:rsidRPr="00993A9E">
              <w:rPr>
                <w:b/>
                <w:bCs/>
                <w:lang w:val="nl-NL"/>
              </w:rPr>
              <w:t>.2.1</w:t>
            </w:r>
          </w:p>
        </w:tc>
        <w:tc>
          <w:tcPr>
            <w:tcW w:w="0" w:type="auto"/>
            <w:hideMark/>
          </w:tcPr>
          <w:p w14:paraId="3D123A05" w14:textId="599F9667" w:rsidR="00993A9E" w:rsidRPr="00993A9E" w:rsidRDefault="00993A9E" w:rsidP="00993A9E">
            <w:pPr>
              <w:spacing w:line="360" w:lineRule="auto"/>
              <w:rPr>
                <w:lang w:val="en-US"/>
              </w:rPr>
            </w:pPr>
            <w:r w:rsidRPr="00993A9E">
              <w:rPr>
                <w:b/>
                <w:bCs/>
                <w:lang w:val="en-US"/>
              </w:rPr>
              <w:t xml:space="preserve">Building </w:t>
            </w:r>
            <w:proofErr w:type="spellStart"/>
            <w:r w:rsidRPr="00993A9E">
              <w:rPr>
                <w:b/>
                <w:bCs/>
                <w:lang w:val="en-US"/>
              </w:rPr>
              <w:t>Shielding</w:t>
            </w:r>
            <w:r w:rsidRPr="00993A9E">
              <w:rPr>
                <w:lang w:val="en-US"/>
              </w:rPr>
              <w:t>Ref</w:t>
            </w:r>
            <w:proofErr w:type="spellEnd"/>
            <w:r w:rsidRPr="00993A9E">
              <w:rPr>
                <w:lang w:val="en-US"/>
              </w:rPr>
              <w:t xml:space="preserve">: </w:t>
            </w:r>
            <w:proofErr w:type="spellStart"/>
            <w:r w:rsidRPr="00993A9E">
              <w:rPr>
                <w:lang w:val="en-US"/>
              </w:rPr>
              <w:t>Bijlage</w:t>
            </w:r>
            <w:proofErr w:type="spellEnd"/>
            <w:r w:rsidRPr="00993A9E">
              <w:rPr>
                <w:lang w:val="en-US"/>
              </w:rPr>
              <w:t xml:space="preserve"> 2.1</w:t>
            </w:r>
          </w:p>
        </w:tc>
        <w:tc>
          <w:tcPr>
            <w:tcW w:w="0" w:type="auto"/>
            <w:hideMark/>
          </w:tcPr>
          <w:p w14:paraId="7F48A702" w14:textId="77777777" w:rsidR="00993A9E" w:rsidRPr="00993A9E" w:rsidRDefault="00993A9E" w:rsidP="00993A9E">
            <w:pPr>
              <w:spacing w:line="360" w:lineRule="auto"/>
              <w:rPr>
                <w:lang w:val="nl-NL"/>
              </w:rPr>
            </w:pPr>
            <w:r w:rsidRPr="00993A9E">
              <w:rPr>
                <w:lang w:val="en-US"/>
              </w:rPr>
              <w:t xml:space="preserve">[PLACEHOLDER: Confirm if the "missing mesh" deviation is visible. </w:t>
            </w:r>
            <w:r w:rsidRPr="00993A9E">
              <w:rPr>
                <w:lang w:val="nl-NL"/>
              </w:rPr>
              <w:t>Check earth bars on walls.]</w:t>
            </w:r>
          </w:p>
        </w:tc>
        <w:tc>
          <w:tcPr>
            <w:tcW w:w="0" w:type="auto"/>
            <w:hideMark/>
          </w:tcPr>
          <w:p w14:paraId="213BE5B9" w14:textId="77777777" w:rsidR="00993A9E" w:rsidRPr="00993A9E" w:rsidRDefault="00993A9E" w:rsidP="00993A9E">
            <w:pPr>
              <w:spacing w:line="360" w:lineRule="auto"/>
              <w:rPr>
                <w:lang w:val="nl-NL"/>
              </w:rPr>
            </w:pPr>
          </w:p>
        </w:tc>
        <w:tc>
          <w:tcPr>
            <w:tcW w:w="0" w:type="auto"/>
            <w:hideMark/>
          </w:tcPr>
          <w:p w14:paraId="11E8B690" w14:textId="77777777" w:rsidR="00993A9E" w:rsidRPr="00993A9E" w:rsidRDefault="00993A9E" w:rsidP="00993A9E">
            <w:pPr>
              <w:spacing w:line="360" w:lineRule="auto"/>
              <w:rPr>
                <w:lang w:val="nl-NL"/>
              </w:rPr>
            </w:pPr>
          </w:p>
        </w:tc>
      </w:tr>
      <w:tr w:rsidR="00993A9E" w:rsidRPr="00993A9E" w14:paraId="5182603B" w14:textId="77777777" w:rsidTr="00993A9E">
        <w:tc>
          <w:tcPr>
            <w:tcW w:w="0" w:type="auto"/>
            <w:hideMark/>
          </w:tcPr>
          <w:p w14:paraId="35C4E1FA" w14:textId="16EE50F9" w:rsidR="00993A9E" w:rsidRPr="00993A9E" w:rsidRDefault="00993A9E" w:rsidP="00993A9E">
            <w:pPr>
              <w:spacing w:line="360" w:lineRule="auto"/>
              <w:rPr>
                <w:lang w:val="nl-NL"/>
              </w:rPr>
            </w:pPr>
            <w:r>
              <w:rPr>
                <w:b/>
                <w:bCs/>
                <w:lang w:val="nl-NL"/>
              </w:rPr>
              <w:t>5</w:t>
            </w:r>
            <w:r w:rsidRPr="00993A9E">
              <w:rPr>
                <w:b/>
                <w:bCs/>
                <w:lang w:val="nl-NL"/>
              </w:rPr>
              <w:t>.2.2</w:t>
            </w:r>
          </w:p>
        </w:tc>
        <w:tc>
          <w:tcPr>
            <w:tcW w:w="0" w:type="auto"/>
            <w:hideMark/>
          </w:tcPr>
          <w:p w14:paraId="5D1E0B56" w14:textId="5A59E4C7" w:rsidR="00993A9E" w:rsidRPr="00993A9E" w:rsidRDefault="00993A9E" w:rsidP="00993A9E">
            <w:pPr>
              <w:spacing w:line="360" w:lineRule="auto"/>
              <w:rPr>
                <w:lang w:val="en-US"/>
              </w:rPr>
            </w:pPr>
            <w:r w:rsidRPr="00993A9E">
              <w:rPr>
                <w:b/>
                <w:bCs/>
                <w:lang w:val="en-US"/>
              </w:rPr>
              <w:t xml:space="preserve">Cabinet </w:t>
            </w:r>
            <w:proofErr w:type="spellStart"/>
            <w:r w:rsidRPr="00993A9E">
              <w:rPr>
                <w:b/>
                <w:bCs/>
                <w:lang w:val="en-US"/>
              </w:rPr>
              <w:t>Earthing</w:t>
            </w:r>
            <w:r w:rsidRPr="00993A9E">
              <w:rPr>
                <w:lang w:val="en-US"/>
              </w:rPr>
              <w:t>Ref</w:t>
            </w:r>
            <w:proofErr w:type="spellEnd"/>
            <w:r w:rsidRPr="00993A9E">
              <w:rPr>
                <w:lang w:val="en-US"/>
              </w:rPr>
              <w:t xml:space="preserve">: </w:t>
            </w:r>
            <w:proofErr w:type="spellStart"/>
            <w:r w:rsidRPr="00993A9E">
              <w:rPr>
                <w:lang w:val="en-US"/>
              </w:rPr>
              <w:t>Bijlage</w:t>
            </w:r>
            <w:proofErr w:type="spellEnd"/>
            <w:r w:rsidRPr="00993A9E">
              <w:rPr>
                <w:lang w:val="en-US"/>
              </w:rPr>
              <w:t xml:space="preserve"> 1</w:t>
            </w:r>
          </w:p>
        </w:tc>
        <w:tc>
          <w:tcPr>
            <w:tcW w:w="0" w:type="auto"/>
            <w:hideMark/>
          </w:tcPr>
          <w:p w14:paraId="64A5C213" w14:textId="77777777" w:rsidR="00993A9E" w:rsidRPr="00993A9E" w:rsidRDefault="00993A9E" w:rsidP="00993A9E">
            <w:pPr>
              <w:spacing w:line="360" w:lineRule="auto"/>
              <w:rPr>
                <w:lang w:val="nl-NL"/>
              </w:rPr>
            </w:pPr>
            <w:r w:rsidRPr="00993A9E">
              <w:rPr>
                <w:lang w:val="en-US"/>
              </w:rPr>
              <w:t xml:space="preserve">[PLACEHOLDER: Check gland plates. Are EMC glands used? </w:t>
            </w:r>
            <w:r w:rsidRPr="00993A9E">
              <w:rPr>
                <w:lang w:val="nl-NL"/>
              </w:rPr>
              <w:t>Are pigtails used (NOK)?]</w:t>
            </w:r>
          </w:p>
        </w:tc>
        <w:tc>
          <w:tcPr>
            <w:tcW w:w="0" w:type="auto"/>
            <w:hideMark/>
          </w:tcPr>
          <w:p w14:paraId="461338F4" w14:textId="77777777" w:rsidR="00993A9E" w:rsidRPr="00993A9E" w:rsidRDefault="00993A9E" w:rsidP="00993A9E">
            <w:pPr>
              <w:spacing w:line="360" w:lineRule="auto"/>
              <w:rPr>
                <w:lang w:val="nl-NL"/>
              </w:rPr>
            </w:pPr>
          </w:p>
        </w:tc>
        <w:tc>
          <w:tcPr>
            <w:tcW w:w="0" w:type="auto"/>
            <w:hideMark/>
          </w:tcPr>
          <w:p w14:paraId="6A7CD19D" w14:textId="77777777" w:rsidR="00993A9E" w:rsidRPr="00993A9E" w:rsidRDefault="00993A9E" w:rsidP="00993A9E">
            <w:pPr>
              <w:spacing w:line="360" w:lineRule="auto"/>
              <w:rPr>
                <w:lang w:val="nl-NL"/>
              </w:rPr>
            </w:pPr>
          </w:p>
        </w:tc>
      </w:tr>
    </w:tbl>
    <w:p w14:paraId="11B29C5D" w14:textId="16ED306A" w:rsidR="00993A9E" w:rsidRPr="00993A9E" w:rsidRDefault="00993A9E" w:rsidP="00993A9E">
      <w:pPr>
        <w:pStyle w:val="Heading2"/>
        <w:spacing w:line="360" w:lineRule="auto"/>
        <w:rPr>
          <w:lang w:val="nl-NL"/>
        </w:rPr>
      </w:pPr>
      <w:r w:rsidRPr="00993A9E">
        <w:rPr>
          <w:lang w:val="nl-NL"/>
        </w:rPr>
        <w:t xml:space="preserve">Field </w:t>
      </w:r>
      <w:commentRangeStart w:id="25"/>
      <w:r w:rsidRPr="00993A9E">
        <w:rPr>
          <w:lang w:val="nl-NL"/>
        </w:rPr>
        <w:t>Infrastructure</w:t>
      </w:r>
      <w:commentRangeEnd w:id="25"/>
      <w:r w:rsidR="00FC2BFB">
        <w:rPr>
          <w:rStyle w:val="CommentReference"/>
          <w:b w:val="0"/>
          <w:color w:val="auto"/>
        </w:rPr>
        <w:commentReference w:id="25"/>
      </w:r>
    </w:p>
    <w:tbl>
      <w:tblPr>
        <w:tblStyle w:val="TableGrid"/>
        <w:tblW w:w="0" w:type="auto"/>
        <w:tblLook w:val="04A0" w:firstRow="1" w:lastRow="0" w:firstColumn="1" w:lastColumn="0" w:noHBand="0" w:noVBand="1"/>
      </w:tblPr>
      <w:tblGrid>
        <w:gridCol w:w="617"/>
        <w:gridCol w:w="2271"/>
        <w:gridCol w:w="5088"/>
        <w:gridCol w:w="869"/>
        <w:gridCol w:w="727"/>
      </w:tblGrid>
      <w:tr w:rsidR="00993A9E" w:rsidRPr="00993A9E" w14:paraId="65A92EF0" w14:textId="77777777" w:rsidTr="00993A9E">
        <w:tc>
          <w:tcPr>
            <w:tcW w:w="0" w:type="auto"/>
            <w:hideMark/>
          </w:tcPr>
          <w:p w14:paraId="0C2568F7" w14:textId="77777777" w:rsidR="00993A9E" w:rsidRPr="00993A9E" w:rsidRDefault="00993A9E" w:rsidP="00993A9E">
            <w:pPr>
              <w:spacing w:line="360" w:lineRule="auto"/>
              <w:rPr>
                <w:lang w:val="nl-NL"/>
              </w:rPr>
            </w:pPr>
            <w:r w:rsidRPr="00993A9E">
              <w:rPr>
                <w:lang w:val="nl-NL"/>
              </w:rPr>
              <w:t>Item</w:t>
            </w:r>
          </w:p>
        </w:tc>
        <w:tc>
          <w:tcPr>
            <w:tcW w:w="0" w:type="auto"/>
            <w:hideMark/>
          </w:tcPr>
          <w:p w14:paraId="123882A8" w14:textId="77777777" w:rsidR="00993A9E" w:rsidRPr="00993A9E" w:rsidRDefault="00993A9E" w:rsidP="00993A9E">
            <w:pPr>
              <w:spacing w:line="360" w:lineRule="auto"/>
              <w:rPr>
                <w:lang w:val="nl-NL"/>
              </w:rPr>
            </w:pPr>
            <w:r w:rsidRPr="00993A9E">
              <w:rPr>
                <w:lang w:val="nl-NL"/>
              </w:rPr>
              <w:t>Check</w:t>
            </w:r>
          </w:p>
        </w:tc>
        <w:tc>
          <w:tcPr>
            <w:tcW w:w="0" w:type="auto"/>
            <w:hideMark/>
          </w:tcPr>
          <w:p w14:paraId="1CF91FFB" w14:textId="77777777" w:rsidR="00993A9E" w:rsidRPr="00993A9E" w:rsidRDefault="00993A9E" w:rsidP="00993A9E">
            <w:pPr>
              <w:spacing w:line="360" w:lineRule="auto"/>
              <w:rPr>
                <w:lang w:val="nl-NL"/>
              </w:rPr>
            </w:pPr>
            <w:r w:rsidRPr="00993A9E">
              <w:rPr>
                <w:lang w:val="nl-NL"/>
              </w:rPr>
              <w:t>Finding / Observation</w:t>
            </w:r>
          </w:p>
        </w:tc>
        <w:tc>
          <w:tcPr>
            <w:tcW w:w="0" w:type="auto"/>
            <w:hideMark/>
          </w:tcPr>
          <w:p w14:paraId="1C4C9576" w14:textId="77777777" w:rsidR="00993A9E" w:rsidRPr="00993A9E" w:rsidRDefault="00993A9E" w:rsidP="00993A9E">
            <w:pPr>
              <w:spacing w:line="360" w:lineRule="auto"/>
              <w:rPr>
                <w:lang w:val="nl-NL"/>
              </w:rPr>
            </w:pPr>
            <w:r w:rsidRPr="00993A9E">
              <w:rPr>
                <w:lang w:val="nl-NL"/>
              </w:rPr>
              <w:t>Photo Ref</w:t>
            </w:r>
          </w:p>
        </w:tc>
        <w:tc>
          <w:tcPr>
            <w:tcW w:w="0" w:type="auto"/>
            <w:hideMark/>
          </w:tcPr>
          <w:p w14:paraId="410E88F6" w14:textId="77777777" w:rsidR="00993A9E" w:rsidRPr="00993A9E" w:rsidRDefault="00993A9E" w:rsidP="00993A9E">
            <w:pPr>
              <w:spacing w:line="360" w:lineRule="auto"/>
              <w:rPr>
                <w:lang w:val="nl-NL"/>
              </w:rPr>
            </w:pPr>
            <w:r w:rsidRPr="00993A9E">
              <w:rPr>
                <w:lang w:val="nl-NL"/>
              </w:rPr>
              <w:t>Status</w:t>
            </w:r>
          </w:p>
        </w:tc>
      </w:tr>
      <w:tr w:rsidR="00993A9E" w:rsidRPr="00993A9E" w14:paraId="6C40C4DB" w14:textId="77777777" w:rsidTr="00993A9E">
        <w:tc>
          <w:tcPr>
            <w:tcW w:w="0" w:type="auto"/>
            <w:hideMark/>
          </w:tcPr>
          <w:p w14:paraId="267AAAC5" w14:textId="4E4E2601" w:rsidR="00993A9E" w:rsidRPr="00993A9E" w:rsidRDefault="00993A9E" w:rsidP="00993A9E">
            <w:pPr>
              <w:spacing w:line="360" w:lineRule="auto"/>
              <w:rPr>
                <w:lang w:val="nl-NL"/>
              </w:rPr>
            </w:pPr>
            <w:r>
              <w:rPr>
                <w:b/>
                <w:bCs/>
                <w:lang w:val="nl-NL"/>
              </w:rPr>
              <w:t>5</w:t>
            </w:r>
            <w:r w:rsidRPr="00993A9E">
              <w:rPr>
                <w:b/>
                <w:bCs/>
                <w:lang w:val="nl-NL"/>
              </w:rPr>
              <w:t>.3.1</w:t>
            </w:r>
          </w:p>
        </w:tc>
        <w:tc>
          <w:tcPr>
            <w:tcW w:w="0" w:type="auto"/>
            <w:hideMark/>
          </w:tcPr>
          <w:p w14:paraId="4AF60B87" w14:textId="45AA8DB2" w:rsidR="00993A9E" w:rsidRPr="00993A9E" w:rsidRDefault="00993A9E" w:rsidP="00993A9E">
            <w:pPr>
              <w:spacing w:line="360" w:lineRule="auto"/>
              <w:rPr>
                <w:lang w:val="nl-NL"/>
              </w:rPr>
            </w:pPr>
            <w:r w:rsidRPr="00993A9E">
              <w:rPr>
                <w:b/>
                <w:bCs/>
                <w:lang w:val="nl-NL"/>
              </w:rPr>
              <w:t>Concrete Trenches</w:t>
            </w:r>
            <w:r w:rsidRPr="00993A9E">
              <w:rPr>
                <w:lang w:val="nl-NL"/>
              </w:rPr>
              <w:t>Ref: Bijlage 4</w:t>
            </w:r>
          </w:p>
        </w:tc>
        <w:tc>
          <w:tcPr>
            <w:tcW w:w="0" w:type="auto"/>
            <w:hideMark/>
          </w:tcPr>
          <w:p w14:paraId="5C250A37" w14:textId="77777777" w:rsidR="00993A9E" w:rsidRPr="00993A9E" w:rsidRDefault="00993A9E" w:rsidP="00993A9E">
            <w:pPr>
              <w:spacing w:line="360" w:lineRule="auto"/>
              <w:rPr>
                <w:lang w:val="en-US"/>
              </w:rPr>
            </w:pPr>
            <w:r w:rsidRPr="00993A9E">
              <w:rPr>
                <w:lang w:val="en-US"/>
              </w:rPr>
              <w:t>[PLACEHOLDER: Lift cover. Is a copper PEC visible running parallel to signal cables?]</w:t>
            </w:r>
          </w:p>
        </w:tc>
        <w:tc>
          <w:tcPr>
            <w:tcW w:w="0" w:type="auto"/>
            <w:hideMark/>
          </w:tcPr>
          <w:p w14:paraId="1405C776" w14:textId="77777777" w:rsidR="00993A9E" w:rsidRPr="00993A9E" w:rsidRDefault="00993A9E" w:rsidP="00993A9E">
            <w:pPr>
              <w:spacing w:line="360" w:lineRule="auto"/>
              <w:rPr>
                <w:lang w:val="en-US"/>
              </w:rPr>
            </w:pPr>
          </w:p>
        </w:tc>
        <w:tc>
          <w:tcPr>
            <w:tcW w:w="0" w:type="auto"/>
            <w:hideMark/>
          </w:tcPr>
          <w:p w14:paraId="3CC1A76D" w14:textId="77777777" w:rsidR="00993A9E" w:rsidRPr="00993A9E" w:rsidRDefault="00993A9E" w:rsidP="00993A9E">
            <w:pPr>
              <w:spacing w:line="360" w:lineRule="auto"/>
              <w:rPr>
                <w:lang w:val="en-US"/>
              </w:rPr>
            </w:pPr>
          </w:p>
        </w:tc>
      </w:tr>
      <w:tr w:rsidR="00993A9E" w:rsidRPr="00993A9E" w14:paraId="41BCDF70" w14:textId="77777777" w:rsidTr="00993A9E">
        <w:tc>
          <w:tcPr>
            <w:tcW w:w="0" w:type="auto"/>
            <w:hideMark/>
          </w:tcPr>
          <w:p w14:paraId="0BCCF19C" w14:textId="62ECE16F" w:rsidR="00993A9E" w:rsidRPr="00993A9E" w:rsidRDefault="00993A9E" w:rsidP="00993A9E">
            <w:pPr>
              <w:spacing w:line="360" w:lineRule="auto"/>
              <w:rPr>
                <w:lang w:val="nl-NL"/>
              </w:rPr>
            </w:pPr>
            <w:r>
              <w:rPr>
                <w:b/>
                <w:bCs/>
                <w:lang w:val="nl-NL"/>
              </w:rPr>
              <w:t>5</w:t>
            </w:r>
            <w:r w:rsidRPr="00993A9E">
              <w:rPr>
                <w:b/>
                <w:bCs/>
                <w:lang w:val="nl-NL"/>
              </w:rPr>
              <w:t>.3.2</w:t>
            </w:r>
          </w:p>
        </w:tc>
        <w:tc>
          <w:tcPr>
            <w:tcW w:w="0" w:type="auto"/>
            <w:hideMark/>
          </w:tcPr>
          <w:p w14:paraId="505D9E73" w14:textId="3B0AB29E" w:rsidR="00993A9E" w:rsidRPr="00993A9E" w:rsidRDefault="00993A9E" w:rsidP="00993A9E">
            <w:pPr>
              <w:spacing w:line="360" w:lineRule="auto"/>
              <w:rPr>
                <w:lang w:val="en-US"/>
              </w:rPr>
            </w:pPr>
            <w:r w:rsidRPr="00993A9E">
              <w:rPr>
                <w:b/>
                <w:bCs/>
                <w:lang w:val="en-US"/>
              </w:rPr>
              <w:t xml:space="preserve">Fence </w:t>
            </w:r>
            <w:proofErr w:type="spellStart"/>
            <w:r w:rsidRPr="00993A9E">
              <w:rPr>
                <w:b/>
                <w:bCs/>
                <w:lang w:val="en-US"/>
              </w:rPr>
              <w:t>Earthing</w:t>
            </w:r>
            <w:r w:rsidRPr="00993A9E">
              <w:rPr>
                <w:lang w:val="en-US"/>
              </w:rPr>
              <w:t>Ref</w:t>
            </w:r>
            <w:proofErr w:type="spellEnd"/>
            <w:r w:rsidRPr="00993A9E">
              <w:rPr>
                <w:lang w:val="en-US"/>
              </w:rPr>
              <w:t>: AM-Req-1256</w:t>
            </w:r>
          </w:p>
        </w:tc>
        <w:tc>
          <w:tcPr>
            <w:tcW w:w="0" w:type="auto"/>
            <w:hideMark/>
          </w:tcPr>
          <w:p w14:paraId="32948522" w14:textId="77777777" w:rsidR="00993A9E" w:rsidRPr="00993A9E" w:rsidRDefault="00993A9E" w:rsidP="00993A9E">
            <w:pPr>
              <w:spacing w:line="360" w:lineRule="auto"/>
              <w:rPr>
                <w:lang w:val="en-US"/>
              </w:rPr>
            </w:pPr>
            <w:r w:rsidRPr="00993A9E">
              <w:rPr>
                <w:lang w:val="en-US"/>
              </w:rPr>
              <w:t>[PLACEHOLDER: Check earthing straps between fence panels at the interface point for DP2-4.]</w:t>
            </w:r>
          </w:p>
        </w:tc>
        <w:tc>
          <w:tcPr>
            <w:tcW w:w="0" w:type="auto"/>
            <w:hideMark/>
          </w:tcPr>
          <w:p w14:paraId="06C43DA6" w14:textId="77777777" w:rsidR="00993A9E" w:rsidRPr="00993A9E" w:rsidRDefault="00993A9E" w:rsidP="00993A9E">
            <w:pPr>
              <w:spacing w:line="360" w:lineRule="auto"/>
              <w:rPr>
                <w:lang w:val="en-US"/>
              </w:rPr>
            </w:pPr>
          </w:p>
        </w:tc>
        <w:tc>
          <w:tcPr>
            <w:tcW w:w="0" w:type="auto"/>
            <w:hideMark/>
          </w:tcPr>
          <w:p w14:paraId="317DCA0B" w14:textId="77777777" w:rsidR="00993A9E" w:rsidRPr="00993A9E" w:rsidRDefault="00993A9E" w:rsidP="00993A9E">
            <w:pPr>
              <w:spacing w:line="360" w:lineRule="auto"/>
              <w:rPr>
                <w:lang w:val="en-US"/>
              </w:rPr>
            </w:pPr>
          </w:p>
        </w:tc>
      </w:tr>
    </w:tbl>
    <w:p w14:paraId="49B99F65" w14:textId="2D86D3B8" w:rsidR="00993A9E" w:rsidRPr="00993A9E" w:rsidRDefault="00993A9E" w:rsidP="00993A9E">
      <w:pPr>
        <w:pStyle w:val="Heading1"/>
        <w:spacing w:line="360" w:lineRule="auto"/>
        <w:rPr>
          <w:lang w:val="en-US"/>
        </w:rPr>
      </w:pPr>
      <w:r w:rsidRPr="00993A9E">
        <w:rPr>
          <w:lang w:val="en-US"/>
        </w:rPr>
        <w:t>Gap Analysis &amp; Recommendations for DP2-4</w:t>
      </w:r>
    </w:p>
    <w:p w14:paraId="7124CE4A" w14:textId="77777777" w:rsidR="00993A9E" w:rsidRPr="00993A9E" w:rsidRDefault="00993A9E" w:rsidP="00993A9E">
      <w:pPr>
        <w:spacing w:line="360" w:lineRule="auto"/>
        <w:rPr>
          <w:lang w:val="en-US"/>
        </w:rPr>
      </w:pPr>
      <w:r w:rsidRPr="00993A9E">
        <w:rPr>
          <w:i/>
          <w:iCs/>
          <w:lang w:val="en-US"/>
        </w:rPr>
        <w:t>To be finalized after inspection.</w:t>
      </w:r>
    </w:p>
    <w:p w14:paraId="2C0ADC9A" w14:textId="18A94CE1" w:rsidR="00993A9E" w:rsidRPr="00993A9E" w:rsidRDefault="00993A9E" w:rsidP="00993A9E">
      <w:pPr>
        <w:pStyle w:val="Heading2"/>
        <w:spacing w:line="360" w:lineRule="auto"/>
        <w:rPr>
          <w:lang w:val="nl-NL"/>
        </w:rPr>
      </w:pPr>
      <w:r w:rsidRPr="00993A9E">
        <w:rPr>
          <w:lang w:val="nl-NL"/>
        </w:rPr>
        <w:t>Confirmed Deviations</w:t>
      </w:r>
    </w:p>
    <w:p w14:paraId="37BDD331" w14:textId="77777777" w:rsidR="00993A9E" w:rsidRPr="00993A9E" w:rsidRDefault="00993A9E" w:rsidP="00993A9E">
      <w:pPr>
        <w:spacing w:line="360" w:lineRule="auto"/>
        <w:rPr>
          <w:lang w:val="en-US"/>
        </w:rPr>
      </w:pPr>
      <w:r w:rsidRPr="00993A9E">
        <w:rPr>
          <w:lang w:val="en-US"/>
        </w:rPr>
        <w:t>Based on the inspection, the following deviations from TenneT Standard [1] are confirmed in the existing DP1 installation:</w:t>
      </w:r>
    </w:p>
    <w:p w14:paraId="085BD113" w14:textId="77777777" w:rsidR="00993A9E" w:rsidRPr="00993A9E" w:rsidRDefault="00993A9E" w:rsidP="00993A9E">
      <w:pPr>
        <w:numPr>
          <w:ilvl w:val="0"/>
          <w:numId w:val="22"/>
        </w:numPr>
        <w:spacing w:line="360" w:lineRule="auto"/>
        <w:rPr>
          <w:lang w:val="en-US"/>
        </w:rPr>
      </w:pPr>
      <w:r w:rsidRPr="00993A9E">
        <w:rPr>
          <w:b/>
          <w:bCs/>
          <w:lang w:val="en-US"/>
        </w:rPr>
        <w:t>Deviation 1:</w:t>
      </w:r>
      <w:r w:rsidRPr="00993A9E">
        <w:rPr>
          <w:lang w:val="en-US"/>
        </w:rPr>
        <w:t xml:space="preserve"> [PLACEHOLDER e.g., CDG Building Shielding is ineffective.]</w:t>
      </w:r>
    </w:p>
    <w:p w14:paraId="45708A50" w14:textId="77777777" w:rsidR="00993A9E" w:rsidRPr="00993A9E" w:rsidRDefault="00993A9E" w:rsidP="00993A9E">
      <w:pPr>
        <w:numPr>
          <w:ilvl w:val="0"/>
          <w:numId w:val="22"/>
        </w:numPr>
        <w:spacing w:line="360" w:lineRule="auto"/>
        <w:rPr>
          <w:lang w:val="en-US"/>
        </w:rPr>
      </w:pPr>
      <w:r w:rsidRPr="00993A9E">
        <w:rPr>
          <w:b/>
          <w:bCs/>
          <w:lang w:val="en-US"/>
        </w:rPr>
        <w:t>Deviation 2:</w:t>
      </w:r>
      <w:r w:rsidRPr="00993A9E">
        <w:rPr>
          <w:lang w:val="en-US"/>
        </w:rPr>
        <w:t xml:space="preserve"> [PLACEHOLDER e.g., PEC missing in Trench Section X.]</w:t>
      </w:r>
    </w:p>
    <w:p w14:paraId="0976F2B0" w14:textId="38053F95" w:rsidR="00993A9E" w:rsidRPr="00993A9E" w:rsidRDefault="00993A9E" w:rsidP="00993A9E">
      <w:pPr>
        <w:pStyle w:val="Heading2"/>
        <w:spacing w:line="360" w:lineRule="auto"/>
        <w:rPr>
          <w:lang w:val="nl-NL"/>
        </w:rPr>
      </w:pPr>
      <w:r w:rsidRPr="00993A9E">
        <w:rPr>
          <w:lang w:val="en-US"/>
        </w:rPr>
        <w:t xml:space="preserve"> </w:t>
      </w:r>
      <w:r w:rsidRPr="00993A9E">
        <w:rPr>
          <w:lang w:val="nl-NL"/>
        </w:rPr>
        <w:t>Implications for DP2</w:t>
      </w:r>
      <w:commentRangeStart w:id="26"/>
      <w:r w:rsidRPr="00993A9E">
        <w:rPr>
          <w:lang w:val="nl-NL"/>
        </w:rPr>
        <w:t>-4 Design</w:t>
      </w:r>
      <w:commentRangeEnd w:id="26"/>
      <w:r w:rsidR="00FC2BFB">
        <w:rPr>
          <w:rStyle w:val="CommentReference"/>
          <w:b w:val="0"/>
          <w:color w:val="auto"/>
        </w:rPr>
        <w:commentReference w:id="26"/>
      </w:r>
    </w:p>
    <w:p w14:paraId="3348F253" w14:textId="77777777" w:rsidR="00993A9E" w:rsidRPr="00993A9E" w:rsidRDefault="00993A9E" w:rsidP="00993A9E">
      <w:pPr>
        <w:spacing w:line="360" w:lineRule="auto"/>
        <w:rPr>
          <w:lang w:val="en-US"/>
        </w:rPr>
      </w:pPr>
      <w:r w:rsidRPr="00993A9E">
        <w:rPr>
          <w:lang w:val="en-US"/>
        </w:rPr>
        <w:t>To ensure EMC compliance for the new expansion despite these legacy issues, DNV recommends the following strategy for the DP2-4 design:</w:t>
      </w:r>
    </w:p>
    <w:p w14:paraId="10853053" w14:textId="77777777" w:rsidR="00993A9E" w:rsidRPr="00993A9E" w:rsidRDefault="00993A9E" w:rsidP="00993A9E">
      <w:pPr>
        <w:numPr>
          <w:ilvl w:val="0"/>
          <w:numId w:val="23"/>
        </w:numPr>
        <w:spacing w:line="360" w:lineRule="auto"/>
        <w:rPr>
          <w:lang w:val="en-US"/>
        </w:rPr>
      </w:pPr>
      <w:r w:rsidRPr="00993A9E">
        <w:rPr>
          <w:b/>
          <w:bCs/>
          <w:lang w:val="en-US"/>
        </w:rPr>
        <w:t>Zoning Strategy:</w:t>
      </w:r>
      <w:r w:rsidRPr="00993A9E">
        <w:rPr>
          <w:lang w:val="en-US"/>
        </w:rPr>
        <w:t xml:space="preserve"> The EMC Management Plan for DP2-4 will classify the existing buildings as </w:t>
      </w:r>
      <w:commentRangeStart w:id="27"/>
      <w:r w:rsidRPr="00993A9E">
        <w:rPr>
          <w:b/>
          <w:bCs/>
          <w:lang w:val="en-US"/>
        </w:rPr>
        <w:t>LPZ 1</w:t>
      </w:r>
      <w:r w:rsidRPr="00993A9E">
        <w:rPr>
          <w:lang w:val="en-US"/>
        </w:rPr>
        <w:t>.</w:t>
      </w:r>
      <w:commentRangeEnd w:id="27"/>
      <w:r w:rsidR="00FC2BFB">
        <w:rPr>
          <w:rStyle w:val="CommentReference"/>
        </w:rPr>
        <w:commentReference w:id="27"/>
      </w:r>
    </w:p>
    <w:p w14:paraId="609B8F48" w14:textId="77777777" w:rsidR="00993A9E" w:rsidRPr="00993A9E" w:rsidRDefault="00993A9E" w:rsidP="00993A9E">
      <w:pPr>
        <w:numPr>
          <w:ilvl w:val="0"/>
          <w:numId w:val="23"/>
        </w:numPr>
        <w:spacing w:line="360" w:lineRule="auto"/>
        <w:rPr>
          <w:lang w:val="en-US"/>
        </w:rPr>
      </w:pPr>
      <w:r w:rsidRPr="00993A9E">
        <w:rPr>
          <w:b/>
          <w:bCs/>
          <w:lang w:val="en-US"/>
        </w:rPr>
        <w:t>Mitigation:</w:t>
      </w:r>
      <w:r w:rsidRPr="00993A9E">
        <w:rPr>
          <w:lang w:val="en-US"/>
        </w:rPr>
        <w:t xml:space="preserve"> New secondary equipment for DP2-4 installed in these buildings must rely on </w:t>
      </w:r>
      <w:r w:rsidRPr="00993A9E">
        <w:rPr>
          <w:b/>
          <w:bCs/>
          <w:lang w:val="en-US"/>
        </w:rPr>
        <w:t>Cabinet-Level Shielding</w:t>
      </w:r>
      <w:r w:rsidRPr="00993A9E">
        <w:rPr>
          <w:lang w:val="en-US"/>
        </w:rPr>
        <w:t xml:space="preserve"> (Metal housings, EMC glands) rather than Room-Level shielding.</w:t>
      </w:r>
    </w:p>
    <w:p w14:paraId="4AD4A0A9" w14:textId="4DECEB15" w:rsidR="00993A9E" w:rsidRDefault="00993A9E" w:rsidP="00993A9E">
      <w:pPr>
        <w:numPr>
          <w:ilvl w:val="0"/>
          <w:numId w:val="23"/>
        </w:numPr>
        <w:spacing w:line="360" w:lineRule="auto"/>
        <w:rPr>
          <w:lang w:val="en-US"/>
        </w:rPr>
      </w:pPr>
      <w:r w:rsidRPr="00993A9E">
        <w:rPr>
          <w:b/>
          <w:bCs/>
          <w:lang w:val="en-US"/>
        </w:rPr>
        <w:t>Retrofit (If required):</w:t>
      </w:r>
      <w:r w:rsidRPr="00993A9E">
        <w:rPr>
          <w:lang w:val="en-US"/>
        </w:rPr>
        <w:t xml:space="preserve"> [PLACEHOLDER e.g., "The earth bar in </w:t>
      </w:r>
      <w:proofErr w:type="spellStart"/>
      <w:r w:rsidRPr="00993A9E">
        <w:rPr>
          <w:lang w:val="en-US"/>
        </w:rPr>
        <w:t>Takhuisje</w:t>
      </w:r>
      <w:proofErr w:type="spellEnd"/>
      <w:r w:rsidRPr="00993A9E">
        <w:rPr>
          <w:lang w:val="en-US"/>
        </w:rPr>
        <w:t xml:space="preserve"> 3 must be cleaned/tightened before connecting new DP2-4 cables."]</w:t>
      </w:r>
    </w:p>
    <w:p w14:paraId="15036F1B" w14:textId="77777777" w:rsidR="00993A9E" w:rsidRDefault="00993A9E">
      <w:pPr>
        <w:spacing w:after="200" w:line="276" w:lineRule="auto"/>
        <w:rPr>
          <w:lang w:val="en-US"/>
        </w:rPr>
      </w:pPr>
      <w:r>
        <w:rPr>
          <w:lang w:val="en-US"/>
        </w:rPr>
        <w:br w:type="page"/>
      </w:r>
    </w:p>
    <w:p w14:paraId="580B8B54" w14:textId="77777777" w:rsidR="00993A9E" w:rsidRPr="00993A9E" w:rsidRDefault="00993A9E" w:rsidP="00993A9E">
      <w:pPr>
        <w:spacing w:line="360" w:lineRule="auto"/>
        <w:rPr>
          <w:lang w:val="en-US"/>
        </w:rPr>
      </w:pPr>
    </w:p>
    <w:p w14:paraId="3EF5B9FC" w14:textId="77777777" w:rsidR="00993A9E" w:rsidRPr="00993A9E" w:rsidRDefault="00993A9E" w:rsidP="00993A9E">
      <w:pPr>
        <w:pStyle w:val="Heading1"/>
        <w:spacing w:line="360" w:lineRule="auto"/>
        <w:rPr>
          <w:lang w:val="en-US"/>
        </w:rPr>
      </w:pPr>
      <w:r w:rsidRPr="00993A9E">
        <w:rPr>
          <w:lang w:val="en-US"/>
        </w:rPr>
        <w:t xml:space="preserve">Appendix A: Site Inspection </w:t>
      </w:r>
      <w:commentRangeStart w:id="28"/>
      <w:r w:rsidRPr="00993A9E">
        <w:rPr>
          <w:lang w:val="en-US"/>
        </w:rPr>
        <w:t>Checklist</w:t>
      </w:r>
      <w:commentRangeEnd w:id="28"/>
      <w:r w:rsidR="005433B7">
        <w:rPr>
          <w:rStyle w:val="CommentReference"/>
          <w:b w:val="0"/>
          <w:caps w:val="0"/>
          <w:color w:val="auto"/>
        </w:rPr>
        <w:commentReference w:id="28"/>
      </w:r>
    </w:p>
    <w:p w14:paraId="73ECD0BC" w14:textId="77777777" w:rsidR="00993A9E" w:rsidRPr="00993A9E" w:rsidRDefault="00993A9E" w:rsidP="00993A9E">
      <w:pPr>
        <w:spacing w:line="360" w:lineRule="auto"/>
        <w:rPr>
          <w:lang w:val="nl-NL"/>
        </w:rPr>
      </w:pPr>
      <w:r w:rsidRPr="00993A9E">
        <w:rPr>
          <w:i/>
          <w:iCs/>
          <w:lang w:val="nl-NL"/>
        </w:rPr>
        <w:t>Field use only.</w:t>
      </w:r>
    </w:p>
    <w:tbl>
      <w:tblPr>
        <w:tblStyle w:val="TableGrid"/>
        <w:tblW w:w="9472" w:type="dxa"/>
        <w:tblLook w:val="04A0" w:firstRow="1" w:lastRow="0" w:firstColumn="1" w:lastColumn="0" w:noHBand="0" w:noVBand="1"/>
      </w:tblPr>
      <w:tblGrid>
        <w:gridCol w:w="447"/>
        <w:gridCol w:w="987"/>
        <w:gridCol w:w="837"/>
        <w:gridCol w:w="2417"/>
        <w:gridCol w:w="1119"/>
        <w:gridCol w:w="3665"/>
      </w:tblGrid>
      <w:tr w:rsidR="00993A9E" w:rsidRPr="00993A9E" w14:paraId="0A712039" w14:textId="77777777" w:rsidTr="00993A9E">
        <w:trPr>
          <w:trHeight w:val="233"/>
        </w:trPr>
        <w:tc>
          <w:tcPr>
            <w:tcW w:w="0" w:type="auto"/>
            <w:hideMark/>
          </w:tcPr>
          <w:p w14:paraId="5F10B47B" w14:textId="77777777" w:rsidR="00993A9E" w:rsidRPr="00993A9E" w:rsidRDefault="00993A9E" w:rsidP="00993A9E">
            <w:pPr>
              <w:spacing w:line="360" w:lineRule="auto"/>
              <w:rPr>
                <w:lang w:val="nl-NL"/>
              </w:rPr>
            </w:pPr>
            <w:r w:rsidRPr="00993A9E">
              <w:rPr>
                <w:lang w:val="nl-NL"/>
              </w:rPr>
              <w:t>ID</w:t>
            </w:r>
          </w:p>
        </w:tc>
        <w:tc>
          <w:tcPr>
            <w:tcW w:w="0" w:type="auto"/>
            <w:hideMark/>
          </w:tcPr>
          <w:p w14:paraId="1EE8BA03" w14:textId="77777777" w:rsidR="00993A9E" w:rsidRPr="00993A9E" w:rsidRDefault="00993A9E" w:rsidP="00993A9E">
            <w:pPr>
              <w:spacing w:line="360" w:lineRule="auto"/>
              <w:rPr>
                <w:lang w:val="nl-NL"/>
              </w:rPr>
            </w:pPr>
            <w:r w:rsidRPr="00993A9E">
              <w:rPr>
                <w:lang w:val="nl-NL"/>
              </w:rPr>
              <w:t>Asset</w:t>
            </w:r>
          </w:p>
        </w:tc>
        <w:tc>
          <w:tcPr>
            <w:tcW w:w="837" w:type="dxa"/>
            <w:hideMark/>
          </w:tcPr>
          <w:p w14:paraId="6134CB12" w14:textId="77777777" w:rsidR="00993A9E" w:rsidRPr="00993A9E" w:rsidRDefault="00993A9E" w:rsidP="00993A9E">
            <w:pPr>
              <w:spacing w:line="360" w:lineRule="auto"/>
              <w:rPr>
                <w:lang w:val="nl-NL"/>
              </w:rPr>
            </w:pPr>
            <w:r w:rsidRPr="00993A9E">
              <w:rPr>
                <w:lang w:val="nl-NL"/>
              </w:rPr>
              <w:t>TenneT Ref (E04)</w:t>
            </w:r>
          </w:p>
        </w:tc>
        <w:tc>
          <w:tcPr>
            <w:tcW w:w="2417" w:type="dxa"/>
            <w:hideMark/>
          </w:tcPr>
          <w:p w14:paraId="415F6468" w14:textId="77777777" w:rsidR="00993A9E" w:rsidRPr="00993A9E" w:rsidRDefault="00993A9E" w:rsidP="00993A9E">
            <w:pPr>
              <w:spacing w:line="360" w:lineRule="auto"/>
              <w:rPr>
                <w:lang w:val="nl-NL"/>
              </w:rPr>
            </w:pPr>
            <w:r w:rsidRPr="00993A9E">
              <w:rPr>
                <w:lang w:val="nl-NL"/>
              </w:rPr>
              <w:t>Criteria</w:t>
            </w:r>
          </w:p>
        </w:tc>
        <w:tc>
          <w:tcPr>
            <w:tcW w:w="1119" w:type="dxa"/>
            <w:hideMark/>
          </w:tcPr>
          <w:p w14:paraId="039BAEB8" w14:textId="77777777" w:rsidR="00993A9E" w:rsidRPr="00993A9E" w:rsidRDefault="00993A9E" w:rsidP="00993A9E">
            <w:pPr>
              <w:spacing w:line="360" w:lineRule="auto"/>
              <w:rPr>
                <w:lang w:val="nl-NL"/>
              </w:rPr>
            </w:pPr>
            <w:r w:rsidRPr="00993A9E">
              <w:rPr>
                <w:lang w:val="nl-NL"/>
              </w:rPr>
              <w:t>OK / NOK</w:t>
            </w:r>
          </w:p>
        </w:tc>
        <w:tc>
          <w:tcPr>
            <w:tcW w:w="3665" w:type="dxa"/>
            <w:hideMark/>
          </w:tcPr>
          <w:p w14:paraId="068A8085" w14:textId="77777777" w:rsidR="00993A9E" w:rsidRPr="00993A9E" w:rsidRDefault="00993A9E" w:rsidP="00993A9E">
            <w:pPr>
              <w:spacing w:line="360" w:lineRule="auto"/>
              <w:rPr>
                <w:lang w:val="nl-NL"/>
              </w:rPr>
            </w:pPr>
            <w:commentRangeStart w:id="29"/>
            <w:r w:rsidRPr="00993A9E">
              <w:rPr>
                <w:lang w:val="nl-NL"/>
              </w:rPr>
              <w:t>Notes</w:t>
            </w:r>
            <w:commentRangeEnd w:id="29"/>
            <w:r w:rsidR="009B5206">
              <w:rPr>
                <w:rStyle w:val="CommentReference"/>
              </w:rPr>
              <w:commentReference w:id="29"/>
            </w:r>
          </w:p>
        </w:tc>
      </w:tr>
      <w:tr w:rsidR="00993A9E" w:rsidRPr="00993A9E" w14:paraId="5EDC68AC" w14:textId="77777777" w:rsidTr="00993A9E">
        <w:trPr>
          <w:trHeight w:val="233"/>
        </w:trPr>
        <w:tc>
          <w:tcPr>
            <w:tcW w:w="0" w:type="auto"/>
            <w:hideMark/>
          </w:tcPr>
          <w:p w14:paraId="30EDDD23" w14:textId="77777777" w:rsidR="00993A9E" w:rsidRPr="00993A9E" w:rsidRDefault="00993A9E" w:rsidP="00993A9E">
            <w:pPr>
              <w:spacing w:line="360" w:lineRule="auto"/>
              <w:rPr>
                <w:lang w:val="nl-NL"/>
              </w:rPr>
            </w:pPr>
            <w:r w:rsidRPr="00993A9E">
              <w:rPr>
                <w:b/>
                <w:bCs/>
                <w:lang w:val="nl-NL"/>
              </w:rPr>
              <w:t>A1</w:t>
            </w:r>
          </w:p>
        </w:tc>
        <w:tc>
          <w:tcPr>
            <w:tcW w:w="0" w:type="auto"/>
            <w:hideMark/>
          </w:tcPr>
          <w:p w14:paraId="3049448F" w14:textId="77777777" w:rsidR="00993A9E" w:rsidRPr="00993A9E" w:rsidRDefault="00993A9E" w:rsidP="00993A9E">
            <w:pPr>
              <w:spacing w:line="360" w:lineRule="auto"/>
              <w:rPr>
                <w:lang w:val="nl-NL"/>
              </w:rPr>
            </w:pPr>
            <w:r w:rsidRPr="00993A9E">
              <w:rPr>
                <w:lang w:val="nl-NL"/>
              </w:rPr>
              <w:t>CDG Entry</w:t>
            </w:r>
          </w:p>
        </w:tc>
        <w:tc>
          <w:tcPr>
            <w:tcW w:w="837" w:type="dxa"/>
            <w:hideMark/>
          </w:tcPr>
          <w:p w14:paraId="05D7E850" w14:textId="77777777" w:rsidR="00993A9E" w:rsidRPr="00993A9E" w:rsidRDefault="00993A9E" w:rsidP="00993A9E">
            <w:pPr>
              <w:spacing w:line="360" w:lineRule="auto"/>
              <w:rPr>
                <w:lang w:val="nl-NL"/>
              </w:rPr>
            </w:pPr>
            <w:r w:rsidRPr="00993A9E">
              <w:rPr>
                <w:lang w:val="nl-NL"/>
              </w:rPr>
              <w:t>Detail 27</w:t>
            </w:r>
          </w:p>
        </w:tc>
        <w:tc>
          <w:tcPr>
            <w:tcW w:w="2417" w:type="dxa"/>
            <w:hideMark/>
          </w:tcPr>
          <w:p w14:paraId="46F7E7AE" w14:textId="77777777" w:rsidR="00993A9E" w:rsidRPr="00993A9E" w:rsidRDefault="00993A9E" w:rsidP="00993A9E">
            <w:pPr>
              <w:spacing w:line="360" w:lineRule="auto"/>
              <w:rPr>
                <w:lang w:val="en-US"/>
              </w:rPr>
            </w:pPr>
            <w:r w:rsidRPr="00993A9E">
              <w:rPr>
                <w:lang w:val="en-US"/>
              </w:rPr>
              <w:t>Frame bonded to Earth Bar?</w:t>
            </w:r>
          </w:p>
        </w:tc>
        <w:tc>
          <w:tcPr>
            <w:tcW w:w="1119" w:type="dxa"/>
            <w:hideMark/>
          </w:tcPr>
          <w:p w14:paraId="2F7FD4E8" w14:textId="77777777" w:rsidR="00993A9E" w:rsidRPr="00993A9E" w:rsidRDefault="00993A9E" w:rsidP="00993A9E">
            <w:pPr>
              <w:spacing w:line="360" w:lineRule="auto"/>
              <w:rPr>
                <w:lang w:val="en-US"/>
              </w:rPr>
            </w:pPr>
          </w:p>
        </w:tc>
        <w:tc>
          <w:tcPr>
            <w:tcW w:w="3665" w:type="dxa"/>
            <w:hideMark/>
          </w:tcPr>
          <w:p w14:paraId="561781D3" w14:textId="77777777" w:rsidR="00993A9E" w:rsidRPr="00993A9E" w:rsidRDefault="00993A9E" w:rsidP="00993A9E">
            <w:pPr>
              <w:spacing w:line="360" w:lineRule="auto"/>
              <w:rPr>
                <w:lang w:val="en-US"/>
              </w:rPr>
            </w:pPr>
          </w:p>
        </w:tc>
      </w:tr>
      <w:tr w:rsidR="00993A9E" w:rsidRPr="00993A9E" w14:paraId="61B41C1B" w14:textId="77777777" w:rsidTr="00993A9E">
        <w:trPr>
          <w:trHeight w:val="216"/>
        </w:trPr>
        <w:tc>
          <w:tcPr>
            <w:tcW w:w="0" w:type="auto"/>
            <w:hideMark/>
          </w:tcPr>
          <w:p w14:paraId="48A87356" w14:textId="77777777" w:rsidR="00993A9E" w:rsidRPr="00993A9E" w:rsidRDefault="00993A9E" w:rsidP="00993A9E">
            <w:pPr>
              <w:spacing w:line="360" w:lineRule="auto"/>
              <w:rPr>
                <w:lang w:val="nl-NL"/>
              </w:rPr>
            </w:pPr>
            <w:r w:rsidRPr="00993A9E">
              <w:rPr>
                <w:b/>
                <w:bCs/>
                <w:lang w:val="nl-NL"/>
              </w:rPr>
              <w:t>A2</w:t>
            </w:r>
          </w:p>
        </w:tc>
        <w:tc>
          <w:tcPr>
            <w:tcW w:w="0" w:type="auto"/>
            <w:hideMark/>
          </w:tcPr>
          <w:p w14:paraId="015D96D1" w14:textId="77777777" w:rsidR="00993A9E" w:rsidRPr="00993A9E" w:rsidRDefault="00993A9E" w:rsidP="00993A9E">
            <w:pPr>
              <w:spacing w:line="360" w:lineRule="auto"/>
              <w:rPr>
                <w:lang w:val="nl-NL"/>
              </w:rPr>
            </w:pPr>
            <w:r w:rsidRPr="00993A9E">
              <w:rPr>
                <w:lang w:val="nl-NL"/>
              </w:rPr>
              <w:t>CDG Entry</w:t>
            </w:r>
          </w:p>
        </w:tc>
        <w:tc>
          <w:tcPr>
            <w:tcW w:w="837" w:type="dxa"/>
            <w:hideMark/>
          </w:tcPr>
          <w:p w14:paraId="7E6F8AF7" w14:textId="77777777" w:rsidR="00993A9E" w:rsidRPr="00993A9E" w:rsidRDefault="00993A9E" w:rsidP="00993A9E">
            <w:pPr>
              <w:spacing w:line="360" w:lineRule="auto"/>
              <w:rPr>
                <w:lang w:val="nl-NL"/>
              </w:rPr>
            </w:pPr>
            <w:r w:rsidRPr="00993A9E">
              <w:rPr>
                <w:lang w:val="nl-NL"/>
              </w:rPr>
              <w:t>Detail 27</w:t>
            </w:r>
          </w:p>
        </w:tc>
        <w:tc>
          <w:tcPr>
            <w:tcW w:w="2417" w:type="dxa"/>
            <w:hideMark/>
          </w:tcPr>
          <w:p w14:paraId="18332B08" w14:textId="77777777" w:rsidR="00993A9E" w:rsidRPr="00993A9E" w:rsidRDefault="00993A9E" w:rsidP="00993A9E">
            <w:pPr>
              <w:spacing w:line="360" w:lineRule="auto"/>
              <w:rPr>
                <w:lang w:val="nl-NL"/>
              </w:rPr>
            </w:pPr>
            <w:r w:rsidRPr="00993A9E">
              <w:rPr>
                <w:lang w:val="nl-NL"/>
              </w:rPr>
              <w:t>Shields clamped in module?</w:t>
            </w:r>
          </w:p>
        </w:tc>
        <w:tc>
          <w:tcPr>
            <w:tcW w:w="1119" w:type="dxa"/>
            <w:hideMark/>
          </w:tcPr>
          <w:p w14:paraId="7E069650" w14:textId="77777777" w:rsidR="00993A9E" w:rsidRPr="00993A9E" w:rsidRDefault="00993A9E" w:rsidP="00993A9E">
            <w:pPr>
              <w:spacing w:line="360" w:lineRule="auto"/>
              <w:rPr>
                <w:lang w:val="nl-NL"/>
              </w:rPr>
            </w:pPr>
          </w:p>
        </w:tc>
        <w:tc>
          <w:tcPr>
            <w:tcW w:w="3665" w:type="dxa"/>
            <w:hideMark/>
          </w:tcPr>
          <w:p w14:paraId="5DC1750B" w14:textId="77777777" w:rsidR="00993A9E" w:rsidRPr="00993A9E" w:rsidRDefault="00993A9E" w:rsidP="00993A9E">
            <w:pPr>
              <w:spacing w:line="360" w:lineRule="auto"/>
              <w:rPr>
                <w:lang w:val="nl-NL"/>
              </w:rPr>
            </w:pPr>
          </w:p>
        </w:tc>
      </w:tr>
      <w:tr w:rsidR="00993A9E" w:rsidRPr="00993A9E" w14:paraId="554028F8" w14:textId="77777777" w:rsidTr="00993A9E">
        <w:trPr>
          <w:trHeight w:val="233"/>
        </w:trPr>
        <w:tc>
          <w:tcPr>
            <w:tcW w:w="0" w:type="auto"/>
            <w:hideMark/>
          </w:tcPr>
          <w:p w14:paraId="55A73457" w14:textId="77777777" w:rsidR="00993A9E" w:rsidRPr="00993A9E" w:rsidRDefault="00993A9E" w:rsidP="00993A9E">
            <w:pPr>
              <w:spacing w:line="360" w:lineRule="auto"/>
              <w:rPr>
                <w:lang w:val="nl-NL"/>
              </w:rPr>
            </w:pPr>
            <w:r w:rsidRPr="00993A9E">
              <w:rPr>
                <w:b/>
                <w:bCs/>
                <w:lang w:val="nl-NL"/>
              </w:rPr>
              <w:t>A3</w:t>
            </w:r>
          </w:p>
        </w:tc>
        <w:tc>
          <w:tcPr>
            <w:tcW w:w="0" w:type="auto"/>
            <w:hideMark/>
          </w:tcPr>
          <w:p w14:paraId="0A8FC31A" w14:textId="77777777" w:rsidR="00993A9E" w:rsidRPr="00993A9E" w:rsidRDefault="00993A9E" w:rsidP="00993A9E">
            <w:pPr>
              <w:spacing w:line="360" w:lineRule="auto"/>
              <w:rPr>
                <w:lang w:val="nl-NL"/>
              </w:rPr>
            </w:pPr>
            <w:r w:rsidRPr="00993A9E">
              <w:rPr>
                <w:lang w:val="nl-NL"/>
              </w:rPr>
              <w:t>Takhuisje</w:t>
            </w:r>
          </w:p>
        </w:tc>
        <w:tc>
          <w:tcPr>
            <w:tcW w:w="837" w:type="dxa"/>
            <w:hideMark/>
          </w:tcPr>
          <w:p w14:paraId="483C7996" w14:textId="77777777" w:rsidR="00993A9E" w:rsidRPr="00993A9E" w:rsidRDefault="00993A9E" w:rsidP="00993A9E">
            <w:pPr>
              <w:spacing w:line="360" w:lineRule="auto"/>
              <w:rPr>
                <w:lang w:val="nl-NL"/>
              </w:rPr>
            </w:pPr>
            <w:r w:rsidRPr="00993A9E">
              <w:rPr>
                <w:lang w:val="nl-NL"/>
              </w:rPr>
              <w:t>Bijlage 2.1</w:t>
            </w:r>
          </w:p>
        </w:tc>
        <w:tc>
          <w:tcPr>
            <w:tcW w:w="2417" w:type="dxa"/>
            <w:hideMark/>
          </w:tcPr>
          <w:p w14:paraId="531151B9" w14:textId="77777777" w:rsidR="00993A9E" w:rsidRPr="00993A9E" w:rsidRDefault="00993A9E" w:rsidP="00993A9E">
            <w:pPr>
              <w:spacing w:line="360" w:lineRule="auto"/>
              <w:rPr>
                <w:lang w:val="nl-NL"/>
              </w:rPr>
            </w:pPr>
            <w:r w:rsidRPr="00993A9E">
              <w:rPr>
                <w:lang w:val="nl-NL"/>
              </w:rPr>
              <w:t>Wall reinforcement bonded?</w:t>
            </w:r>
          </w:p>
        </w:tc>
        <w:tc>
          <w:tcPr>
            <w:tcW w:w="1119" w:type="dxa"/>
            <w:hideMark/>
          </w:tcPr>
          <w:p w14:paraId="5A790511" w14:textId="77777777" w:rsidR="00993A9E" w:rsidRPr="00993A9E" w:rsidRDefault="00993A9E" w:rsidP="00993A9E">
            <w:pPr>
              <w:spacing w:line="360" w:lineRule="auto"/>
              <w:rPr>
                <w:lang w:val="nl-NL"/>
              </w:rPr>
            </w:pPr>
          </w:p>
        </w:tc>
        <w:tc>
          <w:tcPr>
            <w:tcW w:w="3665" w:type="dxa"/>
            <w:hideMark/>
          </w:tcPr>
          <w:p w14:paraId="6FC4355D" w14:textId="77777777" w:rsidR="00993A9E" w:rsidRPr="00993A9E" w:rsidRDefault="00993A9E" w:rsidP="00993A9E">
            <w:pPr>
              <w:spacing w:line="360" w:lineRule="auto"/>
              <w:rPr>
                <w:lang w:val="nl-NL"/>
              </w:rPr>
            </w:pPr>
          </w:p>
        </w:tc>
      </w:tr>
      <w:tr w:rsidR="00993A9E" w:rsidRPr="00993A9E" w14:paraId="4EB776AF" w14:textId="77777777" w:rsidTr="00993A9E">
        <w:trPr>
          <w:trHeight w:val="233"/>
        </w:trPr>
        <w:tc>
          <w:tcPr>
            <w:tcW w:w="0" w:type="auto"/>
            <w:hideMark/>
          </w:tcPr>
          <w:p w14:paraId="1970996C" w14:textId="77777777" w:rsidR="00993A9E" w:rsidRPr="00993A9E" w:rsidRDefault="00993A9E" w:rsidP="00993A9E">
            <w:pPr>
              <w:spacing w:line="360" w:lineRule="auto"/>
              <w:rPr>
                <w:lang w:val="nl-NL"/>
              </w:rPr>
            </w:pPr>
            <w:r w:rsidRPr="00993A9E">
              <w:rPr>
                <w:b/>
                <w:bCs/>
                <w:lang w:val="nl-NL"/>
              </w:rPr>
              <w:t>A4</w:t>
            </w:r>
          </w:p>
        </w:tc>
        <w:tc>
          <w:tcPr>
            <w:tcW w:w="0" w:type="auto"/>
            <w:hideMark/>
          </w:tcPr>
          <w:p w14:paraId="0FBA8A38" w14:textId="77777777" w:rsidR="00993A9E" w:rsidRPr="00993A9E" w:rsidRDefault="00993A9E" w:rsidP="00993A9E">
            <w:pPr>
              <w:spacing w:line="360" w:lineRule="auto"/>
              <w:rPr>
                <w:lang w:val="nl-NL"/>
              </w:rPr>
            </w:pPr>
            <w:r w:rsidRPr="00993A9E">
              <w:rPr>
                <w:lang w:val="nl-NL"/>
              </w:rPr>
              <w:t>Cabinets</w:t>
            </w:r>
          </w:p>
        </w:tc>
        <w:tc>
          <w:tcPr>
            <w:tcW w:w="837" w:type="dxa"/>
            <w:hideMark/>
          </w:tcPr>
          <w:p w14:paraId="025552DA" w14:textId="77777777" w:rsidR="00993A9E" w:rsidRPr="00993A9E" w:rsidRDefault="00993A9E" w:rsidP="00993A9E">
            <w:pPr>
              <w:spacing w:line="360" w:lineRule="auto"/>
              <w:rPr>
                <w:lang w:val="nl-NL"/>
              </w:rPr>
            </w:pPr>
            <w:r w:rsidRPr="00993A9E">
              <w:rPr>
                <w:lang w:val="nl-NL"/>
              </w:rPr>
              <w:t>Bijlage 1</w:t>
            </w:r>
          </w:p>
        </w:tc>
        <w:tc>
          <w:tcPr>
            <w:tcW w:w="2417" w:type="dxa"/>
            <w:hideMark/>
          </w:tcPr>
          <w:p w14:paraId="1E5813C5" w14:textId="77777777" w:rsidR="00993A9E" w:rsidRPr="00993A9E" w:rsidRDefault="00993A9E" w:rsidP="00993A9E">
            <w:pPr>
              <w:spacing w:line="360" w:lineRule="auto"/>
              <w:rPr>
                <w:lang w:val="nl-NL"/>
              </w:rPr>
            </w:pPr>
            <w:r w:rsidRPr="00993A9E">
              <w:rPr>
                <w:lang w:val="nl-NL"/>
              </w:rPr>
              <w:t>EMC Gland Plate present?</w:t>
            </w:r>
          </w:p>
        </w:tc>
        <w:tc>
          <w:tcPr>
            <w:tcW w:w="1119" w:type="dxa"/>
            <w:hideMark/>
          </w:tcPr>
          <w:p w14:paraId="33FB243E" w14:textId="77777777" w:rsidR="00993A9E" w:rsidRPr="00993A9E" w:rsidRDefault="00993A9E" w:rsidP="00993A9E">
            <w:pPr>
              <w:spacing w:line="360" w:lineRule="auto"/>
              <w:rPr>
                <w:lang w:val="nl-NL"/>
              </w:rPr>
            </w:pPr>
          </w:p>
        </w:tc>
        <w:tc>
          <w:tcPr>
            <w:tcW w:w="3665" w:type="dxa"/>
            <w:hideMark/>
          </w:tcPr>
          <w:p w14:paraId="44AA276E" w14:textId="77777777" w:rsidR="00993A9E" w:rsidRPr="00993A9E" w:rsidRDefault="00993A9E" w:rsidP="00993A9E">
            <w:pPr>
              <w:spacing w:line="360" w:lineRule="auto"/>
              <w:rPr>
                <w:lang w:val="nl-NL"/>
              </w:rPr>
            </w:pPr>
          </w:p>
        </w:tc>
      </w:tr>
      <w:tr w:rsidR="00993A9E" w:rsidRPr="00993A9E" w14:paraId="233D5F37" w14:textId="77777777" w:rsidTr="00993A9E">
        <w:trPr>
          <w:trHeight w:val="233"/>
        </w:trPr>
        <w:tc>
          <w:tcPr>
            <w:tcW w:w="0" w:type="auto"/>
            <w:hideMark/>
          </w:tcPr>
          <w:p w14:paraId="6F50FB9A" w14:textId="77777777" w:rsidR="00993A9E" w:rsidRPr="00993A9E" w:rsidRDefault="00993A9E" w:rsidP="00993A9E">
            <w:pPr>
              <w:spacing w:line="360" w:lineRule="auto"/>
              <w:rPr>
                <w:lang w:val="nl-NL"/>
              </w:rPr>
            </w:pPr>
            <w:r w:rsidRPr="00993A9E">
              <w:rPr>
                <w:b/>
                <w:bCs/>
                <w:lang w:val="nl-NL"/>
              </w:rPr>
              <w:t>A5</w:t>
            </w:r>
          </w:p>
        </w:tc>
        <w:tc>
          <w:tcPr>
            <w:tcW w:w="0" w:type="auto"/>
            <w:hideMark/>
          </w:tcPr>
          <w:p w14:paraId="10D12F98" w14:textId="77777777" w:rsidR="00993A9E" w:rsidRPr="00993A9E" w:rsidRDefault="00993A9E" w:rsidP="00993A9E">
            <w:pPr>
              <w:spacing w:line="360" w:lineRule="auto"/>
              <w:rPr>
                <w:lang w:val="nl-NL"/>
              </w:rPr>
            </w:pPr>
            <w:r w:rsidRPr="00993A9E">
              <w:rPr>
                <w:lang w:val="nl-NL"/>
              </w:rPr>
              <w:t>Cabinets</w:t>
            </w:r>
          </w:p>
        </w:tc>
        <w:tc>
          <w:tcPr>
            <w:tcW w:w="837" w:type="dxa"/>
            <w:hideMark/>
          </w:tcPr>
          <w:p w14:paraId="441B9C61" w14:textId="77777777" w:rsidR="00993A9E" w:rsidRPr="00993A9E" w:rsidRDefault="00993A9E" w:rsidP="00993A9E">
            <w:pPr>
              <w:spacing w:line="360" w:lineRule="auto"/>
              <w:rPr>
                <w:lang w:val="nl-NL"/>
              </w:rPr>
            </w:pPr>
            <w:r w:rsidRPr="00993A9E">
              <w:rPr>
                <w:lang w:val="nl-NL"/>
              </w:rPr>
              <w:t>Foto 9963</w:t>
            </w:r>
          </w:p>
        </w:tc>
        <w:tc>
          <w:tcPr>
            <w:tcW w:w="2417" w:type="dxa"/>
            <w:hideMark/>
          </w:tcPr>
          <w:p w14:paraId="724B1DFC" w14:textId="77777777" w:rsidR="00993A9E" w:rsidRPr="00993A9E" w:rsidRDefault="00993A9E" w:rsidP="00993A9E">
            <w:pPr>
              <w:spacing w:line="360" w:lineRule="auto"/>
              <w:rPr>
                <w:lang w:val="en-US"/>
              </w:rPr>
            </w:pPr>
            <w:r w:rsidRPr="00993A9E">
              <w:rPr>
                <w:lang w:val="en-US"/>
              </w:rPr>
              <w:t>No long "Pigtails" on screens?</w:t>
            </w:r>
          </w:p>
        </w:tc>
        <w:tc>
          <w:tcPr>
            <w:tcW w:w="1119" w:type="dxa"/>
            <w:hideMark/>
          </w:tcPr>
          <w:p w14:paraId="46CA4A34" w14:textId="77777777" w:rsidR="00993A9E" w:rsidRPr="00993A9E" w:rsidRDefault="00993A9E" w:rsidP="00993A9E">
            <w:pPr>
              <w:spacing w:line="360" w:lineRule="auto"/>
              <w:rPr>
                <w:lang w:val="en-US"/>
              </w:rPr>
            </w:pPr>
          </w:p>
        </w:tc>
        <w:tc>
          <w:tcPr>
            <w:tcW w:w="3665" w:type="dxa"/>
            <w:hideMark/>
          </w:tcPr>
          <w:p w14:paraId="598D77E5" w14:textId="77777777" w:rsidR="00993A9E" w:rsidRPr="00993A9E" w:rsidRDefault="00993A9E" w:rsidP="00993A9E">
            <w:pPr>
              <w:spacing w:line="360" w:lineRule="auto"/>
              <w:rPr>
                <w:lang w:val="en-US"/>
              </w:rPr>
            </w:pPr>
          </w:p>
        </w:tc>
      </w:tr>
      <w:tr w:rsidR="00993A9E" w:rsidRPr="00993A9E" w14:paraId="4DE38C0F" w14:textId="77777777" w:rsidTr="00993A9E">
        <w:trPr>
          <w:trHeight w:val="233"/>
        </w:trPr>
        <w:tc>
          <w:tcPr>
            <w:tcW w:w="0" w:type="auto"/>
            <w:hideMark/>
          </w:tcPr>
          <w:p w14:paraId="047A7E5A" w14:textId="77777777" w:rsidR="00993A9E" w:rsidRPr="00993A9E" w:rsidRDefault="00993A9E" w:rsidP="00993A9E">
            <w:pPr>
              <w:spacing w:line="360" w:lineRule="auto"/>
              <w:rPr>
                <w:lang w:val="nl-NL"/>
              </w:rPr>
            </w:pPr>
            <w:r w:rsidRPr="00993A9E">
              <w:rPr>
                <w:b/>
                <w:bCs/>
                <w:lang w:val="nl-NL"/>
              </w:rPr>
              <w:t>A6</w:t>
            </w:r>
          </w:p>
        </w:tc>
        <w:tc>
          <w:tcPr>
            <w:tcW w:w="0" w:type="auto"/>
            <w:hideMark/>
          </w:tcPr>
          <w:p w14:paraId="6A4DED1A" w14:textId="77777777" w:rsidR="00993A9E" w:rsidRPr="00993A9E" w:rsidRDefault="00993A9E" w:rsidP="00993A9E">
            <w:pPr>
              <w:spacing w:line="360" w:lineRule="auto"/>
              <w:rPr>
                <w:lang w:val="nl-NL"/>
              </w:rPr>
            </w:pPr>
            <w:r w:rsidRPr="00993A9E">
              <w:rPr>
                <w:lang w:val="nl-NL"/>
              </w:rPr>
              <w:t>Trenches</w:t>
            </w:r>
          </w:p>
        </w:tc>
        <w:tc>
          <w:tcPr>
            <w:tcW w:w="837" w:type="dxa"/>
            <w:hideMark/>
          </w:tcPr>
          <w:p w14:paraId="4A8DF74E" w14:textId="77777777" w:rsidR="00993A9E" w:rsidRPr="00993A9E" w:rsidRDefault="00993A9E" w:rsidP="00993A9E">
            <w:pPr>
              <w:spacing w:line="360" w:lineRule="auto"/>
              <w:rPr>
                <w:lang w:val="nl-NL"/>
              </w:rPr>
            </w:pPr>
            <w:r w:rsidRPr="00993A9E">
              <w:rPr>
                <w:lang w:val="nl-NL"/>
              </w:rPr>
              <w:t>Bijlage 4</w:t>
            </w:r>
          </w:p>
        </w:tc>
        <w:tc>
          <w:tcPr>
            <w:tcW w:w="2417" w:type="dxa"/>
            <w:hideMark/>
          </w:tcPr>
          <w:p w14:paraId="435544A7" w14:textId="77777777" w:rsidR="00993A9E" w:rsidRPr="00993A9E" w:rsidRDefault="00993A9E" w:rsidP="00993A9E">
            <w:pPr>
              <w:spacing w:line="360" w:lineRule="auto"/>
              <w:rPr>
                <w:lang w:val="en-US"/>
              </w:rPr>
            </w:pPr>
            <w:r w:rsidRPr="00993A9E">
              <w:rPr>
                <w:lang w:val="en-US"/>
              </w:rPr>
              <w:t>PEC (Cu) visible in trench?</w:t>
            </w:r>
          </w:p>
        </w:tc>
        <w:tc>
          <w:tcPr>
            <w:tcW w:w="1119" w:type="dxa"/>
            <w:hideMark/>
          </w:tcPr>
          <w:p w14:paraId="393781ED" w14:textId="77777777" w:rsidR="00993A9E" w:rsidRPr="00993A9E" w:rsidRDefault="00993A9E" w:rsidP="00993A9E">
            <w:pPr>
              <w:spacing w:line="360" w:lineRule="auto"/>
              <w:rPr>
                <w:lang w:val="en-US"/>
              </w:rPr>
            </w:pPr>
          </w:p>
        </w:tc>
        <w:tc>
          <w:tcPr>
            <w:tcW w:w="3665" w:type="dxa"/>
            <w:hideMark/>
          </w:tcPr>
          <w:p w14:paraId="218030F9" w14:textId="77777777" w:rsidR="00993A9E" w:rsidRPr="00993A9E" w:rsidRDefault="00993A9E" w:rsidP="00993A9E">
            <w:pPr>
              <w:spacing w:line="360" w:lineRule="auto"/>
              <w:rPr>
                <w:lang w:val="en-US"/>
              </w:rPr>
            </w:pPr>
          </w:p>
        </w:tc>
      </w:tr>
      <w:tr w:rsidR="00993A9E" w:rsidRPr="00993A9E" w14:paraId="04E03C04" w14:textId="77777777" w:rsidTr="00993A9E">
        <w:trPr>
          <w:trHeight w:val="216"/>
        </w:trPr>
        <w:tc>
          <w:tcPr>
            <w:tcW w:w="0" w:type="auto"/>
            <w:hideMark/>
          </w:tcPr>
          <w:p w14:paraId="2D80FFDB" w14:textId="77777777" w:rsidR="00993A9E" w:rsidRPr="00993A9E" w:rsidRDefault="00993A9E" w:rsidP="00993A9E">
            <w:pPr>
              <w:spacing w:line="360" w:lineRule="auto"/>
              <w:rPr>
                <w:lang w:val="nl-NL"/>
              </w:rPr>
            </w:pPr>
            <w:r w:rsidRPr="00993A9E">
              <w:rPr>
                <w:b/>
                <w:bCs/>
                <w:lang w:val="nl-NL"/>
              </w:rPr>
              <w:t>A7</w:t>
            </w:r>
          </w:p>
        </w:tc>
        <w:tc>
          <w:tcPr>
            <w:tcW w:w="0" w:type="auto"/>
            <w:hideMark/>
          </w:tcPr>
          <w:p w14:paraId="48E43752" w14:textId="77777777" w:rsidR="00993A9E" w:rsidRPr="00993A9E" w:rsidRDefault="00993A9E" w:rsidP="00993A9E">
            <w:pPr>
              <w:spacing w:line="360" w:lineRule="auto"/>
              <w:rPr>
                <w:lang w:val="nl-NL"/>
              </w:rPr>
            </w:pPr>
            <w:r w:rsidRPr="00993A9E">
              <w:rPr>
                <w:lang w:val="nl-NL"/>
              </w:rPr>
              <w:t>Fence</w:t>
            </w:r>
          </w:p>
        </w:tc>
        <w:tc>
          <w:tcPr>
            <w:tcW w:w="837" w:type="dxa"/>
            <w:hideMark/>
          </w:tcPr>
          <w:p w14:paraId="762B188E" w14:textId="77777777" w:rsidR="00993A9E" w:rsidRPr="00993A9E" w:rsidRDefault="00993A9E" w:rsidP="00993A9E">
            <w:pPr>
              <w:spacing w:line="360" w:lineRule="auto"/>
              <w:rPr>
                <w:lang w:val="nl-NL"/>
              </w:rPr>
            </w:pPr>
            <w:r w:rsidRPr="00993A9E">
              <w:rPr>
                <w:lang w:val="nl-NL"/>
              </w:rPr>
              <w:t>AM-Req-1256</w:t>
            </w:r>
          </w:p>
        </w:tc>
        <w:tc>
          <w:tcPr>
            <w:tcW w:w="2417" w:type="dxa"/>
            <w:hideMark/>
          </w:tcPr>
          <w:p w14:paraId="6E5A02A2" w14:textId="77777777" w:rsidR="00993A9E" w:rsidRPr="00993A9E" w:rsidRDefault="00993A9E" w:rsidP="00993A9E">
            <w:pPr>
              <w:spacing w:line="360" w:lineRule="auto"/>
              <w:rPr>
                <w:lang w:val="nl-NL"/>
              </w:rPr>
            </w:pPr>
            <w:r w:rsidRPr="00993A9E">
              <w:rPr>
                <w:lang w:val="nl-NL"/>
              </w:rPr>
              <w:t>Earthing straps present?</w:t>
            </w:r>
          </w:p>
        </w:tc>
        <w:tc>
          <w:tcPr>
            <w:tcW w:w="1119" w:type="dxa"/>
            <w:hideMark/>
          </w:tcPr>
          <w:p w14:paraId="0E23F538" w14:textId="77777777" w:rsidR="00993A9E" w:rsidRPr="00993A9E" w:rsidRDefault="00993A9E" w:rsidP="00993A9E">
            <w:pPr>
              <w:spacing w:line="360" w:lineRule="auto"/>
              <w:rPr>
                <w:lang w:val="nl-NL"/>
              </w:rPr>
            </w:pPr>
          </w:p>
        </w:tc>
        <w:tc>
          <w:tcPr>
            <w:tcW w:w="3665" w:type="dxa"/>
            <w:hideMark/>
          </w:tcPr>
          <w:p w14:paraId="14831C45" w14:textId="77777777" w:rsidR="00993A9E" w:rsidRPr="00993A9E" w:rsidRDefault="00993A9E" w:rsidP="00993A9E">
            <w:pPr>
              <w:spacing w:line="360" w:lineRule="auto"/>
              <w:rPr>
                <w:lang w:val="nl-NL"/>
              </w:rPr>
            </w:pPr>
          </w:p>
        </w:tc>
      </w:tr>
    </w:tbl>
    <w:p w14:paraId="4C11D489" w14:textId="77777777" w:rsidR="00C434B6" w:rsidRPr="00993A9E" w:rsidRDefault="00C434B6" w:rsidP="00993A9E">
      <w:pPr>
        <w:spacing w:line="360" w:lineRule="auto"/>
        <w:rPr>
          <w:lang w:val="en-US"/>
        </w:rPr>
      </w:pPr>
    </w:p>
    <w:p w14:paraId="63135AAB" w14:textId="77777777" w:rsidR="00C434B6" w:rsidRPr="00C434B6" w:rsidRDefault="00C434B6" w:rsidP="00993A9E">
      <w:pPr>
        <w:spacing w:line="360" w:lineRule="auto"/>
      </w:pPr>
    </w:p>
    <w:p w14:paraId="788A3639" w14:textId="77777777" w:rsidR="00126795" w:rsidRPr="00C434B6" w:rsidRDefault="00126795" w:rsidP="00993A9E">
      <w:pPr>
        <w:pStyle w:val="BodyText"/>
        <w:spacing w:line="360" w:lineRule="auto"/>
      </w:pPr>
    </w:p>
    <w:sectPr w:rsidR="00126795" w:rsidRPr="00C434B6" w:rsidSect="00993A9E">
      <w:headerReference w:type="even" r:id="rId14"/>
      <w:headerReference w:type="default" r:id="rId15"/>
      <w:footerReference w:type="even" r:id="rId16"/>
      <w:footerReference w:type="default" r:id="rId17"/>
      <w:headerReference w:type="first" r:id="rId18"/>
      <w:footerReference w:type="first" r:id="rId19"/>
      <w:pgSz w:w="11907" w:h="16839"/>
      <w:pgMar w:top="1757" w:right="1134" w:bottom="1361" w:left="1191" w:header="774" w:footer="56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HP" w:date="2025-11-22T09:50:00Z" w:initials="P">
    <w:p w14:paraId="09745BD1" w14:textId="6119F9CF" w:rsidR="00611E7C" w:rsidRDefault="00611E7C">
      <w:pPr>
        <w:pStyle w:val="CommentText"/>
      </w:pPr>
      <w:r>
        <w:rPr>
          <w:rStyle w:val="CommentReference"/>
        </w:rPr>
        <w:annotationRef/>
      </w:r>
      <w:r>
        <w:t>Perhaps list the deviations as bullet poinst as there may be more</w:t>
      </w:r>
    </w:p>
  </w:comment>
  <w:comment w:id="1" w:author="PHP" w:date="2025-11-22T09:51:00Z" w:initials="P">
    <w:p w14:paraId="3C916DE4" w14:textId="351E1B5C" w:rsidR="00611E7C" w:rsidRDefault="00611E7C">
      <w:pPr>
        <w:pStyle w:val="CommentText"/>
      </w:pPr>
      <w:r>
        <w:rPr>
          <w:rStyle w:val="CommentReference"/>
        </w:rPr>
        <w:annotationRef/>
      </w:r>
      <w:r>
        <w:t xml:space="preserve">We will have to work through the final report thoroughly as LPZ1 on its own does not mean unshielded and has to be contextualised, for example, an expected LPZ2 now becomes LPZ1 </w:t>
      </w:r>
    </w:p>
  </w:comment>
  <w:comment w:id="2" w:author="PHP" w:date="2025-11-22T09:53:00Z" w:initials="P">
    <w:p w14:paraId="5F0C61C6" w14:textId="18BC0E97" w:rsidR="00611E7C" w:rsidRDefault="00611E7C">
      <w:pPr>
        <w:pStyle w:val="CommentText"/>
      </w:pPr>
      <w:r>
        <w:rPr>
          <w:rStyle w:val="CommentReference"/>
        </w:rPr>
        <w:annotationRef/>
      </w:r>
      <w:r>
        <w:t>In the final version of the report, specific examples may be required here (for purposes of clarity and detail input to the deign / construction phases)</w:t>
      </w:r>
    </w:p>
  </w:comment>
  <w:comment w:id="3" w:author="Pieter H Pretorius" w:date="2025-11-22T10:20:00Z" w:initials="PP">
    <w:p w14:paraId="2BC41C89" w14:textId="055BBFE6" w:rsidR="00BD0F90" w:rsidRDefault="00BD0F90">
      <w:pPr>
        <w:pStyle w:val="CommentText"/>
      </w:pPr>
      <w:r>
        <w:rPr>
          <w:rStyle w:val="CommentReference"/>
        </w:rPr>
        <w:annotationRef/>
      </w:r>
      <w:r>
        <w:t>Should the Nulinspectie document to be called for alos be included as a departure point?</w:t>
      </w:r>
    </w:p>
  </w:comment>
  <w:comment w:id="4" w:author="Pieter H Pretorius" w:date="2025-11-22T10:21:00Z" w:initials="PP">
    <w:p w14:paraId="21EC0831" w14:textId="77777777" w:rsidR="00794AF9" w:rsidRDefault="00794AF9">
      <w:pPr>
        <w:pStyle w:val="CommentText"/>
      </w:pPr>
      <w:r>
        <w:rPr>
          <w:rStyle w:val="CommentReference"/>
        </w:rPr>
        <w:annotationRef/>
      </w:r>
      <w:r>
        <w:t>Perhaps include  any measurements, such as, …….</w:t>
      </w:r>
    </w:p>
    <w:p w14:paraId="2F11840A" w14:textId="77777777" w:rsidR="00794AF9" w:rsidRDefault="00794AF9">
      <w:pPr>
        <w:pStyle w:val="CommentText"/>
      </w:pPr>
      <w:r>
        <w:t>(Because there may be an expectation of continuity or earth electrode resistance measuremenst)</w:t>
      </w:r>
    </w:p>
    <w:p w14:paraId="684C050F" w14:textId="172CDC70" w:rsidR="00794AF9" w:rsidRDefault="00794AF9">
      <w:pPr>
        <w:pStyle w:val="CommentText"/>
      </w:pPr>
      <w:r>
        <w:t xml:space="preserve"> </w:t>
      </w:r>
    </w:p>
  </w:comment>
  <w:comment w:id="5" w:author="Pieter H Pretorius" w:date="2025-11-22T10:22:00Z" w:initials="PP">
    <w:p w14:paraId="6139189E" w14:textId="4E359352" w:rsidR="004E0D56" w:rsidRDefault="004E0D56">
      <w:pPr>
        <w:pStyle w:val="CommentText"/>
      </w:pPr>
      <w:r>
        <w:rPr>
          <w:rStyle w:val="CommentReference"/>
        </w:rPr>
        <w:annotationRef/>
      </w:r>
      <w:r>
        <w:t>Have been</w:t>
      </w:r>
    </w:p>
  </w:comment>
  <w:comment w:id="6" w:author="Pieter H Pretorius" w:date="2025-11-22T10:23:00Z" w:initials="PP">
    <w:p w14:paraId="40E550D6" w14:textId="2EEC4F12" w:rsidR="004E0D56" w:rsidRDefault="004E0D56">
      <w:pPr>
        <w:pStyle w:val="CommentText"/>
      </w:pPr>
      <w:r>
        <w:rPr>
          <w:rStyle w:val="CommentReference"/>
        </w:rPr>
        <w:annotationRef/>
      </w:r>
      <w:r>
        <w:t>Perhaps do not assume but point out that these will specifically be excluded as these are typically inspected during the construction phase</w:t>
      </w:r>
    </w:p>
  </w:comment>
  <w:comment w:id="7" w:author="Pieter H Pretorius" w:date="2025-11-22T10:24:00Z" w:initials="PP">
    <w:p w14:paraId="50FF824B" w14:textId="4862C65B" w:rsidR="004E0D56" w:rsidRDefault="004E0D56">
      <w:pPr>
        <w:pStyle w:val="CommentText"/>
      </w:pPr>
      <w:r>
        <w:rPr>
          <w:rStyle w:val="CommentReference"/>
        </w:rPr>
        <w:annotationRef/>
      </w:r>
      <w:r>
        <w:t>As per earlier comment- perhaps include Nulspectie document to be called for as a departure  point</w:t>
      </w:r>
    </w:p>
  </w:comment>
  <w:comment w:id="8" w:author="Pieter H Pretorius" w:date="2025-11-22T10:27:00Z" w:initials="PP">
    <w:p w14:paraId="5E2CE25D" w14:textId="7F1133B3" w:rsidR="00451822" w:rsidRDefault="00451822">
      <w:pPr>
        <w:pStyle w:val="CommentText"/>
      </w:pPr>
      <w:r>
        <w:rPr>
          <w:rStyle w:val="CommentReference"/>
        </w:rPr>
        <w:annotationRef/>
      </w:r>
      <w:r>
        <w:t>LPZ1 implies some shielding</w:t>
      </w:r>
    </w:p>
  </w:comment>
  <w:comment w:id="9" w:author="Pieter H Pretorius" w:date="2025-11-22T10:25:00Z" w:initials="PP">
    <w:p w14:paraId="0C97C4C8" w14:textId="22B587D1" w:rsidR="00451822" w:rsidRDefault="00451822">
      <w:pPr>
        <w:pStyle w:val="CommentText"/>
      </w:pPr>
      <w:r>
        <w:rPr>
          <w:rStyle w:val="CommentReference"/>
        </w:rPr>
        <w:annotationRef/>
      </w:r>
      <w:r>
        <w:t>How will this be achieved – a continuity measurement may be useful here but only visual inspections will be done – we have to be careful as this inspection may yield the same findings as the previous inspection</w:t>
      </w:r>
      <w:r w:rsidR="00C048FD">
        <w:t xml:space="preserve"> and the question may be asked: What value was added</w:t>
      </w:r>
    </w:p>
  </w:comment>
  <w:comment w:id="11" w:author="Pieter H Pretorius" w:date="2025-11-22T10:30:00Z" w:initials="PP">
    <w:p w14:paraId="26458313" w14:textId="7A4EFC8B" w:rsidR="00C048FD" w:rsidRDefault="00C048FD">
      <w:pPr>
        <w:pStyle w:val="CommentText"/>
      </w:pPr>
      <w:r>
        <w:rPr>
          <w:rStyle w:val="CommentReference"/>
        </w:rPr>
        <w:annotationRef/>
      </w:r>
      <w:r>
        <w:t>What happens if we report similar – is there something missing? Should there not be a installation report after the deviations report from Phase I – we should actually report on visual inspection of installations done after deviations report from Phase I</w:t>
      </w:r>
    </w:p>
  </w:comment>
  <w:comment w:id="12" w:author="Pieter H Pretorius" w:date="2025-11-22T10:32:00Z" w:initials="PP">
    <w:p w14:paraId="44B4344D" w14:textId="34C429EF" w:rsidR="007554E6" w:rsidRDefault="007554E6">
      <w:pPr>
        <w:pStyle w:val="CommentText"/>
      </w:pPr>
      <w:r>
        <w:rPr>
          <w:rStyle w:val="CommentReference"/>
        </w:rPr>
        <w:annotationRef/>
      </w:r>
      <w:r>
        <w:t>How will this be affirmed – a continuity measurement would have been good but now we rely only on visual inspection</w:t>
      </w:r>
    </w:p>
  </w:comment>
  <w:comment w:id="13" w:author="Pieter H Pretorius" w:date="2025-11-22T10:37:00Z" w:initials="PP">
    <w:p w14:paraId="05CF0FAF" w14:textId="5CDBB1D8" w:rsidR="008917A8" w:rsidRDefault="008917A8">
      <w:pPr>
        <w:pStyle w:val="CommentText"/>
      </w:pPr>
      <w:r>
        <w:rPr>
          <w:rStyle w:val="CommentReference"/>
        </w:rPr>
        <w:annotationRef/>
      </w:r>
      <w:r>
        <w:t xml:space="preserve">Definition of LPZ1 – </w:t>
      </w:r>
    </w:p>
    <w:p w14:paraId="604C7EF8" w14:textId="77777777" w:rsidR="008917A8" w:rsidRPr="008917A8" w:rsidRDefault="008917A8" w:rsidP="008917A8">
      <w:pPr>
        <w:pStyle w:val="CommentText"/>
        <w:rPr>
          <w:lang w:val="en-ZA"/>
        </w:rPr>
      </w:pPr>
      <w:r w:rsidRPr="008917A8">
        <w:rPr>
          <w:lang w:val="en-ZA"/>
        </w:rPr>
        <w:t>zone where the surge current is limited by current sharing and by isolating</w:t>
      </w:r>
    </w:p>
    <w:p w14:paraId="71AFDDDC" w14:textId="77777777" w:rsidR="008917A8" w:rsidRPr="008917A8" w:rsidRDefault="008917A8" w:rsidP="008917A8">
      <w:pPr>
        <w:pStyle w:val="CommentText"/>
        <w:rPr>
          <w:lang w:val="en-ZA"/>
        </w:rPr>
      </w:pPr>
      <w:r w:rsidRPr="008917A8">
        <w:rPr>
          <w:lang w:val="en-ZA"/>
        </w:rPr>
        <w:t>interfaces or SPDs at the boundary or both. Spatial shielding can attenuate the</w:t>
      </w:r>
    </w:p>
    <w:p w14:paraId="3D9A7831" w14:textId="77777777" w:rsidR="008917A8" w:rsidRDefault="008917A8" w:rsidP="008917A8">
      <w:pPr>
        <w:pStyle w:val="CommentText"/>
        <w:rPr>
          <w:lang w:val="en-ZA"/>
        </w:rPr>
      </w:pPr>
      <w:r w:rsidRPr="008917A8">
        <w:rPr>
          <w:lang w:val="en-ZA"/>
        </w:rPr>
        <w:t>lightning electromagnetic field</w:t>
      </w:r>
    </w:p>
    <w:p w14:paraId="48E35028" w14:textId="77777777" w:rsidR="008917A8" w:rsidRDefault="008917A8" w:rsidP="008917A8">
      <w:pPr>
        <w:pStyle w:val="CommentText"/>
        <w:rPr>
          <w:lang w:val="en-ZA"/>
        </w:rPr>
      </w:pPr>
    </w:p>
    <w:p w14:paraId="4425827A" w14:textId="00B796A4" w:rsidR="008917A8" w:rsidRDefault="008917A8" w:rsidP="008917A8">
      <w:pPr>
        <w:pStyle w:val="CommentText"/>
      </w:pPr>
      <w:r>
        <w:rPr>
          <w:lang w:val="en-ZA"/>
        </w:rPr>
        <w:t>Perhaps remove the LPZs in this document</w:t>
      </w:r>
    </w:p>
  </w:comment>
  <w:comment w:id="14" w:author="Pieter H Pretorius" w:date="2025-11-22T10:33:00Z" w:initials="PP">
    <w:p w14:paraId="7F97E396" w14:textId="2D36021A" w:rsidR="00DA55D8" w:rsidRDefault="00DA55D8">
      <w:pPr>
        <w:pStyle w:val="CommentText"/>
      </w:pPr>
      <w:r>
        <w:rPr>
          <w:rStyle w:val="CommentReference"/>
        </w:rPr>
        <w:annotationRef/>
      </w:r>
      <w:r>
        <w:t>A continuity measurement would have helped here – you may see a connection but it may be an electrically poor cinnection</w:t>
      </w:r>
    </w:p>
  </w:comment>
  <w:comment w:id="15" w:author="Pieter H Pretorius" w:date="2025-11-22T10:38:00Z" w:initials="PP">
    <w:p w14:paraId="7FC1F2BB" w14:textId="1DAE671A" w:rsidR="008917A8" w:rsidRDefault="008917A8">
      <w:pPr>
        <w:pStyle w:val="CommentText"/>
      </w:pPr>
      <w:r>
        <w:rPr>
          <w:rStyle w:val="CommentReference"/>
        </w:rPr>
        <w:annotationRef/>
      </w:r>
      <w:r>
        <w:t>This will be most likely covered by concrete unless dedicated through connections are installed – we must prepare for how this will be performed</w:t>
      </w:r>
    </w:p>
  </w:comment>
  <w:comment w:id="16" w:author="Pieter H Pretorius" w:date="2025-11-22T10:39:00Z" w:initials="PP">
    <w:p w14:paraId="5510B785" w14:textId="4DF913C3" w:rsidR="008917A8" w:rsidRDefault="008917A8">
      <w:pPr>
        <w:pStyle w:val="CommentText"/>
      </w:pPr>
      <w:r>
        <w:rPr>
          <w:rStyle w:val="CommentReference"/>
        </w:rPr>
        <w:annotationRef/>
      </w:r>
      <w:r>
        <w:t>It may be useful to add a Section 5.1.4 EM Zone Verifcation where based on the inatallations the zone is confirmed (with reference to the design document)</w:t>
      </w:r>
    </w:p>
  </w:comment>
  <w:comment w:id="17" w:author="Pieter H Pretorius" w:date="2025-11-22T10:40:00Z" w:initials="PP">
    <w:p w14:paraId="49947D85" w14:textId="2F47B425" w:rsidR="008917A8" w:rsidRDefault="008917A8">
      <w:pPr>
        <w:pStyle w:val="CommentText"/>
      </w:pPr>
      <w:r>
        <w:rPr>
          <w:rStyle w:val="CommentReference"/>
        </w:rPr>
        <w:annotationRef/>
      </w:r>
      <w:r>
        <w:t>Similar comments to the above</w:t>
      </w:r>
    </w:p>
  </w:comment>
  <w:comment w:id="18" w:author="Pieter H Pretorius" w:date="2025-11-22T10:41:00Z" w:initials="PP">
    <w:p w14:paraId="15CCDAD3" w14:textId="0AD96C1D" w:rsidR="008917A8" w:rsidRDefault="008917A8">
      <w:pPr>
        <w:pStyle w:val="CommentText"/>
      </w:pPr>
      <w:r>
        <w:rPr>
          <w:rStyle w:val="CommentReference"/>
        </w:rPr>
        <w:annotationRef/>
      </w:r>
      <w:r>
        <w:t>Section 5.2 also requires a Subsection on Equipotential Bonding as this will affirm Lightning Zone demarcation from an SPD perspective</w:t>
      </w:r>
    </w:p>
  </w:comment>
  <w:comment w:id="19" w:author="Pieter H Pretorius" w:date="2025-11-22T10:43:00Z" w:initials="PP">
    <w:p w14:paraId="77AC00C5" w14:textId="4C010B07" w:rsidR="00ED20B2" w:rsidRDefault="00ED20B2">
      <w:pPr>
        <w:pStyle w:val="CommentText"/>
      </w:pPr>
      <w:r>
        <w:rPr>
          <w:rStyle w:val="CommentReference"/>
        </w:rPr>
        <w:annotationRef/>
      </w:r>
      <w:r>
        <w:t>Will require a vernier for the affirmation during the site inspection</w:t>
      </w:r>
    </w:p>
  </w:comment>
  <w:comment w:id="20" w:author="Pieter H Pretorius" w:date="2025-11-22T10:43:00Z" w:initials="PP">
    <w:p w14:paraId="7AAF9190" w14:textId="3DC3E499" w:rsidR="00ED20B2" w:rsidRDefault="00ED20B2">
      <w:pPr>
        <w:pStyle w:val="CommentText"/>
      </w:pPr>
      <w:r>
        <w:rPr>
          <w:rStyle w:val="CommentReference"/>
        </w:rPr>
        <w:annotationRef/>
      </w:r>
      <w:r>
        <w:t>Will require a tape measure to affirm during the site visit</w:t>
      </w:r>
    </w:p>
  </w:comment>
  <w:comment w:id="21" w:author="Pieter H Pretorius" w:date="2025-11-22T10:44:00Z" w:initials="PP">
    <w:p w14:paraId="4E9513B3" w14:textId="6D04E68A" w:rsidR="00703030" w:rsidRDefault="00703030">
      <w:pPr>
        <w:pStyle w:val="CommentText"/>
      </w:pPr>
      <w:r>
        <w:rPr>
          <w:rStyle w:val="CommentReference"/>
        </w:rPr>
        <w:annotationRef/>
      </w:r>
      <w:r>
        <w:t>See earlier comment about good electrical contact</w:t>
      </w:r>
    </w:p>
  </w:comment>
  <w:comment w:id="22" w:author="Pieter H Pretorius" w:date="2025-11-22T10:45:00Z" w:initials="PP">
    <w:p w14:paraId="4AB6D877" w14:textId="41CFBA67" w:rsidR="00703030" w:rsidRDefault="00703030">
      <w:pPr>
        <w:pStyle w:val="CommentText"/>
      </w:pPr>
      <w:r>
        <w:rPr>
          <w:rStyle w:val="CommentReference"/>
        </w:rPr>
        <w:annotationRef/>
      </w:r>
      <w:r>
        <w:t xml:space="preserve">Need to look for isolated fence sections in the reactor yard - </w:t>
      </w:r>
    </w:p>
  </w:comment>
  <w:comment w:id="23" w:author="Pieter H Pretorius" w:date="2025-11-22T10:48:00Z" w:initials="PP">
    <w:p w14:paraId="595A604F" w14:textId="733220B7" w:rsidR="00FC2BFB" w:rsidRDefault="00FC2BFB">
      <w:pPr>
        <w:pStyle w:val="CommentText"/>
      </w:pPr>
      <w:r>
        <w:rPr>
          <w:rStyle w:val="CommentReference"/>
        </w:rPr>
        <w:annotationRef/>
      </w:r>
      <w:r>
        <w:t>This should be a summary and should make reference to A1, A6 A10 and A13 for example with details covered in Appendix A</w:t>
      </w:r>
    </w:p>
  </w:comment>
  <w:comment w:id="24" w:author="Pieter H Pretorius" w:date="2025-11-22T10:49:00Z" w:initials="PP">
    <w:p w14:paraId="01A6C24D" w14:textId="601962A6" w:rsidR="00FC2BFB" w:rsidRDefault="00FC2BFB">
      <w:pPr>
        <w:pStyle w:val="CommentText"/>
      </w:pPr>
      <w:r>
        <w:rPr>
          <w:rStyle w:val="CommentReference"/>
        </w:rPr>
        <w:annotationRef/>
      </w:r>
      <w:r>
        <w:t>This should be a summary and should make reference to B2, B3 B6 and B9 for example with details covered in Appendix B</w:t>
      </w:r>
    </w:p>
  </w:comment>
  <w:comment w:id="25" w:author="Pieter H Pretorius" w:date="2025-11-22T10:50:00Z" w:initials="PP">
    <w:p w14:paraId="733FB833" w14:textId="328B6973" w:rsidR="00FC2BFB" w:rsidRDefault="00FC2BFB">
      <w:pPr>
        <w:pStyle w:val="CommentText"/>
      </w:pPr>
      <w:r>
        <w:rPr>
          <w:rStyle w:val="CommentReference"/>
        </w:rPr>
        <w:annotationRef/>
      </w:r>
      <w:r>
        <w:t>This should be a summary and should make reference to C1, C6 C10 and C13 for example with details covered in Appendix C</w:t>
      </w:r>
    </w:p>
  </w:comment>
  <w:comment w:id="26" w:author="Pieter H Pretorius" w:date="2025-11-22T10:47:00Z" w:initials="PP">
    <w:p w14:paraId="0C533B11" w14:textId="646AE693" w:rsidR="00FC2BFB" w:rsidRDefault="00FC2BFB">
      <w:pPr>
        <w:pStyle w:val="CommentText"/>
      </w:pPr>
      <w:r>
        <w:rPr>
          <w:rStyle w:val="CommentReference"/>
        </w:rPr>
        <w:annotationRef/>
      </w:r>
      <w:r>
        <w:t>It is proposed that this Section (Implications) be separated from another Section (Recommended EMC Measures) to be added</w:t>
      </w:r>
    </w:p>
  </w:comment>
  <w:comment w:id="27" w:author="Pieter H Pretorius" w:date="2025-11-22T10:46:00Z" w:initials="PP">
    <w:p w14:paraId="701A43CD" w14:textId="2F96ACF6" w:rsidR="00FC2BFB" w:rsidRDefault="00FC2BFB">
      <w:pPr>
        <w:pStyle w:val="CommentText"/>
      </w:pPr>
      <w:r>
        <w:rPr>
          <w:rStyle w:val="CommentReference"/>
        </w:rPr>
        <w:annotationRef/>
      </w:r>
      <w:r>
        <w:t>Make reference to Zoning in general as the enclosures may be LPZ 2 – see earlier comment</w:t>
      </w:r>
    </w:p>
  </w:comment>
  <w:comment w:id="28" w:author="Pieter H Pretorius" w:date="2025-11-22T10:50:00Z" w:initials="PP">
    <w:p w14:paraId="2759D85F" w14:textId="28E40B79" w:rsidR="005433B7" w:rsidRDefault="005433B7">
      <w:pPr>
        <w:pStyle w:val="CommentText"/>
      </w:pPr>
      <w:r>
        <w:rPr>
          <w:rStyle w:val="CommentReference"/>
        </w:rPr>
        <w:annotationRef/>
      </w:r>
      <w:r>
        <w:t xml:space="preserve">APPENDIX A should cover the Central Services Buidling – add Appendix B to cover the Takhuisjes and Appendix C for other </w:t>
      </w:r>
    </w:p>
  </w:comment>
  <w:comment w:id="29" w:author="Pieter H Pretorius" w:date="2025-11-22T10:52:00Z" w:initials="PP">
    <w:p w14:paraId="75AAB073" w14:textId="36155A6C" w:rsidR="009B5206" w:rsidRDefault="009B5206">
      <w:pPr>
        <w:pStyle w:val="CommentText"/>
      </w:pPr>
      <w:r>
        <w:rPr>
          <w:rStyle w:val="CommentReference"/>
        </w:rPr>
        <w:annotationRef/>
      </w:r>
      <w:r>
        <w:t>It may be a good idea / easier to manage to keep the EM part separate from the Lightning Part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745BD1" w15:done="0"/>
  <w15:commentEx w15:paraId="3C916DE4" w15:done="0"/>
  <w15:commentEx w15:paraId="5F0C61C6" w15:done="0"/>
  <w15:commentEx w15:paraId="2BC41C89" w15:done="0"/>
  <w15:commentEx w15:paraId="684C050F" w15:done="0"/>
  <w15:commentEx w15:paraId="6139189E" w15:done="0"/>
  <w15:commentEx w15:paraId="40E550D6" w15:done="0"/>
  <w15:commentEx w15:paraId="50FF824B" w15:done="0"/>
  <w15:commentEx w15:paraId="5E2CE25D" w15:done="0"/>
  <w15:commentEx w15:paraId="0C97C4C8" w15:done="0"/>
  <w15:commentEx w15:paraId="26458313" w15:done="0"/>
  <w15:commentEx w15:paraId="44B4344D" w15:done="0"/>
  <w15:commentEx w15:paraId="4425827A" w15:done="0"/>
  <w15:commentEx w15:paraId="7F97E396" w15:done="0"/>
  <w15:commentEx w15:paraId="7FC1F2BB" w15:done="0"/>
  <w15:commentEx w15:paraId="5510B785" w15:done="0"/>
  <w15:commentEx w15:paraId="49947D85" w15:done="0"/>
  <w15:commentEx w15:paraId="15CCDAD3" w15:done="0"/>
  <w15:commentEx w15:paraId="77AC00C5" w15:done="0"/>
  <w15:commentEx w15:paraId="7AAF9190" w15:done="0"/>
  <w15:commentEx w15:paraId="4E9513B3" w15:done="0"/>
  <w15:commentEx w15:paraId="4AB6D877" w15:done="0"/>
  <w15:commentEx w15:paraId="595A604F" w15:done="0"/>
  <w15:commentEx w15:paraId="01A6C24D" w15:done="0"/>
  <w15:commentEx w15:paraId="733FB833" w15:done="0"/>
  <w15:commentEx w15:paraId="0C533B11" w15:done="0"/>
  <w15:commentEx w15:paraId="701A43CD" w15:done="0"/>
  <w15:commentEx w15:paraId="2759D85F" w15:done="0"/>
  <w15:commentEx w15:paraId="75AAB0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7EAE2F" w16cex:dateUtc="2025-11-22T08:20:00Z"/>
  <w16cex:commentExtensible w16cex:durableId="7930CB3B" w16cex:dateUtc="2025-11-22T08:21:00Z"/>
  <w16cex:commentExtensible w16cex:durableId="24361F66" w16cex:dateUtc="2025-11-22T08:22:00Z"/>
  <w16cex:commentExtensible w16cex:durableId="22574444" w16cex:dateUtc="2025-11-22T08:23:00Z"/>
  <w16cex:commentExtensible w16cex:durableId="07B35C0F" w16cex:dateUtc="2025-11-22T08:24:00Z"/>
  <w16cex:commentExtensible w16cex:durableId="7BC4BE51" w16cex:dateUtc="2025-11-22T08:27:00Z"/>
  <w16cex:commentExtensible w16cex:durableId="28D4BA0C" w16cex:dateUtc="2025-11-22T08:25:00Z"/>
  <w16cex:commentExtensible w16cex:durableId="4D4901F3" w16cex:dateUtc="2025-11-22T08:30:00Z"/>
  <w16cex:commentExtensible w16cex:durableId="6AC6016A" w16cex:dateUtc="2025-11-22T08:32:00Z"/>
  <w16cex:commentExtensible w16cex:durableId="3457B63B" w16cex:dateUtc="2025-11-22T08:37:00Z"/>
  <w16cex:commentExtensible w16cex:durableId="65FD5E76" w16cex:dateUtc="2025-11-22T08:33:00Z"/>
  <w16cex:commentExtensible w16cex:durableId="15DE157F" w16cex:dateUtc="2025-11-22T08:38:00Z"/>
  <w16cex:commentExtensible w16cex:durableId="53C1B6BC" w16cex:dateUtc="2025-11-22T08:39:00Z"/>
  <w16cex:commentExtensible w16cex:durableId="320FF4BF" w16cex:dateUtc="2025-11-22T08:40:00Z"/>
  <w16cex:commentExtensible w16cex:durableId="2B634639" w16cex:dateUtc="2025-11-22T08:41:00Z"/>
  <w16cex:commentExtensible w16cex:durableId="7769145E" w16cex:dateUtc="2025-11-22T08:43:00Z"/>
  <w16cex:commentExtensible w16cex:durableId="5721B9AF" w16cex:dateUtc="2025-11-22T08:43:00Z"/>
  <w16cex:commentExtensible w16cex:durableId="14B41CCA" w16cex:dateUtc="2025-11-22T08:44:00Z"/>
  <w16cex:commentExtensible w16cex:durableId="27398FBA" w16cex:dateUtc="2025-11-22T08:45:00Z"/>
  <w16cex:commentExtensible w16cex:durableId="09284D41" w16cex:dateUtc="2025-11-22T08:48:00Z"/>
  <w16cex:commentExtensible w16cex:durableId="6C8AC6AE" w16cex:dateUtc="2025-11-22T08:49:00Z"/>
  <w16cex:commentExtensible w16cex:durableId="444DAA7D" w16cex:dateUtc="2025-11-22T08:50:00Z"/>
  <w16cex:commentExtensible w16cex:durableId="372DBF41" w16cex:dateUtc="2025-11-22T08:47:00Z"/>
  <w16cex:commentExtensible w16cex:durableId="01FD69E3" w16cex:dateUtc="2025-11-22T08:46:00Z"/>
  <w16cex:commentExtensible w16cex:durableId="19856267" w16cex:dateUtc="2025-11-22T08:50:00Z"/>
  <w16cex:commentExtensible w16cex:durableId="1AC98AA5" w16cex:dateUtc="2025-11-22T0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745BD1" w16cid:durableId="09745BD1"/>
  <w16cid:commentId w16cid:paraId="3C916DE4" w16cid:durableId="3C916DE4"/>
  <w16cid:commentId w16cid:paraId="5F0C61C6" w16cid:durableId="5F0C61C6"/>
  <w16cid:commentId w16cid:paraId="2BC41C89" w16cid:durableId="077EAE2F"/>
  <w16cid:commentId w16cid:paraId="684C050F" w16cid:durableId="7930CB3B"/>
  <w16cid:commentId w16cid:paraId="6139189E" w16cid:durableId="24361F66"/>
  <w16cid:commentId w16cid:paraId="40E550D6" w16cid:durableId="22574444"/>
  <w16cid:commentId w16cid:paraId="50FF824B" w16cid:durableId="07B35C0F"/>
  <w16cid:commentId w16cid:paraId="5E2CE25D" w16cid:durableId="7BC4BE51"/>
  <w16cid:commentId w16cid:paraId="0C97C4C8" w16cid:durableId="28D4BA0C"/>
  <w16cid:commentId w16cid:paraId="26458313" w16cid:durableId="4D4901F3"/>
  <w16cid:commentId w16cid:paraId="44B4344D" w16cid:durableId="6AC6016A"/>
  <w16cid:commentId w16cid:paraId="4425827A" w16cid:durableId="3457B63B"/>
  <w16cid:commentId w16cid:paraId="7F97E396" w16cid:durableId="65FD5E76"/>
  <w16cid:commentId w16cid:paraId="7FC1F2BB" w16cid:durableId="15DE157F"/>
  <w16cid:commentId w16cid:paraId="5510B785" w16cid:durableId="53C1B6BC"/>
  <w16cid:commentId w16cid:paraId="49947D85" w16cid:durableId="320FF4BF"/>
  <w16cid:commentId w16cid:paraId="15CCDAD3" w16cid:durableId="2B634639"/>
  <w16cid:commentId w16cid:paraId="77AC00C5" w16cid:durableId="7769145E"/>
  <w16cid:commentId w16cid:paraId="7AAF9190" w16cid:durableId="5721B9AF"/>
  <w16cid:commentId w16cid:paraId="4E9513B3" w16cid:durableId="14B41CCA"/>
  <w16cid:commentId w16cid:paraId="4AB6D877" w16cid:durableId="27398FBA"/>
  <w16cid:commentId w16cid:paraId="595A604F" w16cid:durableId="09284D41"/>
  <w16cid:commentId w16cid:paraId="01A6C24D" w16cid:durableId="6C8AC6AE"/>
  <w16cid:commentId w16cid:paraId="733FB833" w16cid:durableId="444DAA7D"/>
  <w16cid:commentId w16cid:paraId="0C533B11" w16cid:durableId="372DBF41"/>
  <w16cid:commentId w16cid:paraId="701A43CD" w16cid:durableId="01FD69E3"/>
  <w16cid:commentId w16cid:paraId="2759D85F" w16cid:durableId="19856267"/>
  <w16cid:commentId w16cid:paraId="75AAB073" w16cid:durableId="1AC98AA5"/>
</w16cid:commentsIds>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239">
      <wne:acd wne:acdName="acd10"/>
    </wne:keymap>
    <wne:keymap wne:kcmPrimary="0342">
      <wne:acd wne:acdName="acd1"/>
    </wne:keymap>
    <wne:keymap wne:kcmPrimary="034E">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AA" wne:acdName="acd0" wne:fciIndexBasedOn="0065"/>
    <wne:acd wne:argValue="AQAAAEI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 wne:argValue="AQAAAAk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B69DC" w14:textId="77777777" w:rsidR="000E2D7C" w:rsidRDefault="000E2D7C">
      <w:r>
        <w:separator/>
      </w:r>
    </w:p>
  </w:endnote>
  <w:endnote w:type="continuationSeparator" w:id="0">
    <w:p w14:paraId="0FFDA8A9" w14:textId="77777777" w:rsidR="000E2D7C" w:rsidRDefault="000E2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499BE" w14:textId="77777777" w:rsidR="00993A9E" w:rsidRDefault="00993A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F3D4A" w14:paraId="44C0F6A6" w14:textId="77777777" w:rsidTr="00972E6F">
      <w:tc>
        <w:tcPr>
          <w:tcW w:w="6311" w:type="dxa"/>
          <w:tcBorders>
            <w:top w:val="single" w:sz="2" w:space="0" w:color="009FDA"/>
          </w:tcBorders>
          <w:vAlign w:val="bottom"/>
        </w:tcPr>
        <w:p w14:paraId="2D1C7790" w14:textId="77777777" w:rsidR="00C434B6" w:rsidRPr="003F3A84" w:rsidRDefault="00C434B6" w:rsidP="00972E6F">
          <w:pPr>
            <w:pStyle w:val="Footer"/>
          </w:pPr>
        </w:p>
      </w:tc>
      <w:tc>
        <w:tcPr>
          <w:tcW w:w="227" w:type="dxa"/>
          <w:tcBorders>
            <w:top w:val="single" w:sz="2" w:space="0" w:color="009FDA"/>
          </w:tcBorders>
        </w:tcPr>
        <w:p w14:paraId="3823A182" w14:textId="77777777" w:rsidR="00C434B6" w:rsidRPr="003F3A84" w:rsidRDefault="00C434B6" w:rsidP="00972E6F">
          <w:pPr>
            <w:pStyle w:val="Footer"/>
          </w:pPr>
        </w:p>
      </w:tc>
      <w:tc>
        <w:tcPr>
          <w:tcW w:w="3045" w:type="dxa"/>
          <w:tcBorders>
            <w:top w:val="single" w:sz="2" w:space="0" w:color="009FDA"/>
          </w:tcBorders>
          <w:vAlign w:val="bottom"/>
        </w:tcPr>
        <w:p w14:paraId="49F7DC08" w14:textId="1DEEC8EE" w:rsidR="00C434B6" w:rsidRPr="003F3A84" w:rsidRDefault="00611E7C" w:rsidP="00972E6F">
          <w:pPr>
            <w:pStyle w:val="Footer"/>
            <w:jc w:val="right"/>
          </w:pPr>
          <w:r w:rsidRPr="003F3A84">
            <w:fldChar w:fldCharType="begin"/>
          </w:r>
          <w:r w:rsidRPr="003F3A84">
            <w:instrText xml:space="preserve"> FILENAME </w:instrText>
          </w:r>
          <w:r w:rsidRPr="003F3A84">
            <w:fldChar w:fldCharType="separate"/>
          </w:r>
          <w:ins w:id="30" w:author="Schutte, Peet" w:date="2026-01-07T14:29:00Z" w16du:dateUtc="2026-01-07T13:29:00Z">
            <w:r w:rsidR="006568CF">
              <w:t>Site Audit proposal for report V1 - Comments PHP - 22 Nov 2025</w:t>
            </w:r>
          </w:ins>
          <w:del w:id="31" w:author="Schutte, Peet" w:date="2025-12-10T15:38:00Z" w16du:dateUtc="2025-12-10T14:38:00Z">
            <w:r w:rsidR="0055263E" w:rsidDel="001A38A6">
              <w:delText>Site Audit proposal for report</w:delText>
            </w:r>
          </w:del>
          <w:r w:rsidRPr="003F3A84">
            <w:fldChar w:fldCharType="end"/>
          </w:r>
        </w:p>
      </w:tc>
    </w:tr>
  </w:tbl>
  <w:p w14:paraId="39C30CAE" w14:textId="77777777" w:rsidR="00866BDC" w:rsidRDefault="00866BDC">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0E228" w14:textId="77777777" w:rsidR="00C434B6" w:rsidRDefault="00611E7C" w:rsidP="009A1891">
    <w:pPr>
      <w:pStyle w:val="DNVGL-HQDetails"/>
    </w:pPr>
    <w:r w:rsidRPr="00EA4F5E">
      <w:t>DNV Headquarters, Veritasveien 1, P.O.Box 300, 1322 Høvik, Norway. Tel: +47 67 57 99 00. www.dnv.com</w:t>
    </w:r>
  </w:p>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F3D4A" w14:paraId="6B6B6A88" w14:textId="77777777" w:rsidTr="00972E6F">
      <w:tc>
        <w:tcPr>
          <w:tcW w:w="6311" w:type="dxa"/>
          <w:tcBorders>
            <w:top w:val="single" w:sz="2" w:space="0" w:color="009FDA"/>
          </w:tcBorders>
          <w:vAlign w:val="bottom"/>
        </w:tcPr>
        <w:p w14:paraId="18E0DED1" w14:textId="77777777" w:rsidR="00C434B6" w:rsidRPr="003F3A84" w:rsidRDefault="00000000" w:rsidP="00C434B6">
          <w:pPr>
            <w:pStyle w:val="Footer"/>
          </w:pPr>
          <w:sdt>
            <w:sdtPr>
              <w:tag w:val="DgLegalInformation01"/>
              <w:id w:val="590974587"/>
              <w:showingPlcHdr/>
              <w:dataBinding w:xpath="//Tag[@name='DgLegalInformation01']" w:storeItemID="{B83DA1B6-30BC-4094-8354-1935AE11766B}"/>
              <w:text w:multiLine="1"/>
            </w:sdtPr>
            <w:sdtContent>
              <w:r w:rsidR="00611E7C" w:rsidRPr="00AB07EF">
                <w:rPr>
                  <w:rStyle w:val="PlaceholderText"/>
                </w:rPr>
                <w:t>[Legal information]</w:t>
              </w:r>
            </w:sdtContent>
          </w:sdt>
        </w:p>
      </w:tc>
      <w:tc>
        <w:tcPr>
          <w:tcW w:w="227" w:type="dxa"/>
          <w:tcBorders>
            <w:top w:val="single" w:sz="2" w:space="0" w:color="009FDA"/>
          </w:tcBorders>
        </w:tcPr>
        <w:p w14:paraId="05D0B9F1" w14:textId="77777777" w:rsidR="00C434B6" w:rsidRPr="003F3A84" w:rsidRDefault="00C434B6" w:rsidP="00972E6F">
          <w:pPr>
            <w:pStyle w:val="Footer"/>
          </w:pPr>
        </w:p>
      </w:tc>
      <w:tc>
        <w:tcPr>
          <w:tcW w:w="3045" w:type="dxa"/>
          <w:tcBorders>
            <w:top w:val="single" w:sz="2" w:space="0" w:color="009FDA"/>
          </w:tcBorders>
          <w:vAlign w:val="bottom"/>
        </w:tcPr>
        <w:p w14:paraId="337A0700" w14:textId="7B3B0C8B" w:rsidR="00C434B6" w:rsidRPr="003F3A84" w:rsidRDefault="00611E7C" w:rsidP="00972E6F">
          <w:pPr>
            <w:pStyle w:val="Footer"/>
            <w:jc w:val="right"/>
          </w:pPr>
          <w:r w:rsidRPr="003F3A84">
            <w:fldChar w:fldCharType="begin"/>
          </w:r>
          <w:r w:rsidRPr="003F3A84">
            <w:instrText xml:space="preserve"> FILENAME </w:instrText>
          </w:r>
          <w:r w:rsidRPr="003F3A84">
            <w:fldChar w:fldCharType="separate"/>
          </w:r>
          <w:ins w:id="32" w:author="Schutte, Peet" w:date="2026-01-07T14:29:00Z" w16du:dateUtc="2026-01-07T13:29:00Z">
            <w:r w:rsidR="006568CF">
              <w:t>Site Audit proposal for report V1 - Comments PHP - 22 Nov 2025</w:t>
            </w:r>
          </w:ins>
          <w:del w:id="33" w:author="Schutte, Peet" w:date="2025-12-10T15:38:00Z" w16du:dateUtc="2025-12-10T14:38:00Z">
            <w:r w:rsidR="0055263E" w:rsidDel="001A38A6">
              <w:delText>Site Audit proposal for report</w:delText>
            </w:r>
          </w:del>
          <w:r w:rsidRPr="003F3A84">
            <w:fldChar w:fldCharType="end"/>
          </w:r>
        </w:p>
      </w:tc>
    </w:tr>
  </w:tbl>
  <w:p w14:paraId="12E2D3F4" w14:textId="77777777" w:rsidR="00866BDC" w:rsidRDefault="00866BDC">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1A808" w14:textId="77777777" w:rsidR="000E2D7C" w:rsidRDefault="000E2D7C">
      <w:r>
        <w:separator/>
      </w:r>
    </w:p>
  </w:footnote>
  <w:footnote w:type="continuationSeparator" w:id="0">
    <w:p w14:paraId="5DE3549D" w14:textId="77777777" w:rsidR="000E2D7C" w:rsidRDefault="000E2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7124C" w14:textId="77777777" w:rsidR="00993A9E" w:rsidRDefault="00993A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5766"/>
      <w:gridCol w:w="3816"/>
    </w:tblGrid>
    <w:tr w:rsidR="00FF3D4A" w14:paraId="36F0680C" w14:textId="77777777" w:rsidTr="00F65B58">
      <w:tc>
        <w:tcPr>
          <w:tcW w:w="4899" w:type="dxa"/>
        </w:tcPr>
        <w:p w14:paraId="16328EB7" w14:textId="77777777" w:rsidR="00C434B6" w:rsidRDefault="00611E7C" w:rsidP="00892041">
          <w:pPr>
            <w:rPr>
              <w:b/>
              <w:bCs/>
            </w:rPr>
          </w:pPr>
          <w:r>
            <w:rPr>
              <w:noProof/>
              <w:lang w:val="en-ZA" w:eastAsia="en-ZA"/>
            </w:rPr>
            <w:drawing>
              <wp:inline distT="0" distB="0" distL="0" distR="0" wp14:anchorId="0B40E70E" wp14:editId="53ECB158">
                <wp:extent cx="1479600" cy="73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2C99D068" w14:textId="77777777" w:rsidR="00C434B6" w:rsidRPr="00EE3177" w:rsidRDefault="00611E7C" w:rsidP="00C434B6">
          <w:r w:rsidRPr="00227A03">
            <w:rPr>
              <w:b/>
              <w:bCs/>
            </w:rPr>
            <w:t xml:space="preserve">Page </w:t>
          </w:r>
          <w:r w:rsidRPr="00227A03">
            <w:rPr>
              <w:b/>
              <w:bCs/>
            </w:rPr>
            <w:fldChar w:fldCharType="begin"/>
          </w:r>
          <w:r w:rsidRPr="00227A03">
            <w:rPr>
              <w:b/>
              <w:bCs/>
            </w:rPr>
            <w:instrText xml:space="preserve">PAGE </w:instrText>
          </w:r>
          <w:r w:rsidRPr="00227A03">
            <w:rPr>
              <w:b/>
              <w:bCs/>
            </w:rPr>
            <w:fldChar w:fldCharType="separate"/>
          </w:r>
          <w:r>
            <w:rPr>
              <w:b/>
              <w:bCs/>
              <w:noProof/>
            </w:rPr>
            <w:t>6</w:t>
          </w:r>
          <w:r w:rsidRPr="00227A03">
            <w:rPr>
              <w:b/>
              <w:bCs/>
            </w:rPr>
            <w:fldChar w:fldCharType="end"/>
          </w:r>
          <w:r w:rsidRPr="00227A03">
            <w:rPr>
              <w:b/>
              <w:bCs/>
            </w:rPr>
            <w:t xml:space="preserve"> of </w:t>
          </w:r>
          <w:r w:rsidRPr="00227A03">
            <w:rPr>
              <w:b/>
              <w:bCs/>
            </w:rPr>
            <w:fldChar w:fldCharType="begin"/>
          </w:r>
          <w:r w:rsidRPr="00227A03">
            <w:rPr>
              <w:b/>
              <w:bCs/>
            </w:rPr>
            <w:instrText xml:space="preserve"> NUMPAGES </w:instrText>
          </w:r>
          <w:r w:rsidRPr="00227A03">
            <w:rPr>
              <w:b/>
              <w:bCs/>
            </w:rPr>
            <w:fldChar w:fldCharType="separate"/>
          </w:r>
          <w:r>
            <w:rPr>
              <w:b/>
              <w:bCs/>
              <w:noProof/>
            </w:rPr>
            <w:t>6</w:t>
          </w:r>
          <w:r w:rsidRPr="00227A03">
            <w:rPr>
              <w:b/>
              <w:bCs/>
            </w:rPr>
            <w:fldChar w:fldCharType="end"/>
          </w:r>
        </w:p>
      </w:tc>
      <w:tc>
        <w:tcPr>
          <w:tcW w:w="3242" w:type="dxa"/>
        </w:tcPr>
        <w:sdt>
          <w:sdtPr>
            <w:tag w:val="eFormsAipLabel"/>
            <w:id w:val="-268621824"/>
            <w:lock w:val="contentLocked"/>
            <w:showingPlcHdr/>
            <w:dataBinding w:xpath="//Tag[@name='eFormsAipLabel']" w:storeItemID="{B83DA1B6-30BC-4094-8354-1935AE11766B}"/>
            <w15:appearance w15:val="hidden"/>
            <w:text/>
          </w:sdtPr>
          <w:sdtContent>
            <w:p w14:paraId="23DCFC07" w14:textId="77777777" w:rsidR="00C434B6" w:rsidRDefault="00611E7C" w:rsidP="00F65B58">
              <w:pPr>
                <w:tabs>
                  <w:tab w:val="left" w:pos="1417"/>
                </w:tabs>
                <w:ind w:left="1417" w:hanging="1417"/>
                <w:jc w:val="right"/>
              </w:pPr>
              <w:r>
                <w:t xml:space="preserve"> </w:t>
              </w:r>
            </w:p>
          </w:sdtContent>
        </w:sdt>
        <w:p w14:paraId="6FBD4EA3" w14:textId="77777777" w:rsidR="00C434B6" w:rsidRPr="00C97FC2" w:rsidRDefault="00C434B6" w:rsidP="00F65B58">
          <w:pPr>
            <w:tabs>
              <w:tab w:val="left" w:pos="1417"/>
            </w:tabs>
            <w:ind w:left="1417" w:hanging="1417"/>
            <w:rPr>
              <w:sz w:val="8"/>
              <w:szCs w:val="8"/>
            </w:rPr>
          </w:pPr>
        </w:p>
        <w:p w14:paraId="4C7EC8F6" w14:textId="77777777" w:rsidR="00C434B6" w:rsidRPr="00EE3177" w:rsidRDefault="00C434B6" w:rsidP="00F65B58">
          <w:pPr>
            <w:tabs>
              <w:tab w:val="left" w:pos="1417"/>
            </w:tabs>
            <w:ind w:left="1417" w:hanging="1417"/>
          </w:pPr>
        </w:p>
      </w:tc>
    </w:tr>
  </w:tbl>
  <w:p w14:paraId="3FD476AA" w14:textId="77777777" w:rsidR="00866BDC" w:rsidRDefault="00866BDC">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5766"/>
      <w:gridCol w:w="3816"/>
    </w:tblGrid>
    <w:tr w:rsidR="00FF3D4A" w14:paraId="4B509C3A" w14:textId="77777777" w:rsidTr="00F65B58">
      <w:tc>
        <w:tcPr>
          <w:tcW w:w="4899" w:type="dxa"/>
        </w:tcPr>
        <w:p w14:paraId="0D5B89A8" w14:textId="77777777" w:rsidR="00C434B6" w:rsidRPr="00EE3177" w:rsidRDefault="00611E7C" w:rsidP="00C434B6">
          <w:r>
            <w:rPr>
              <w:noProof/>
              <w:lang w:val="en-ZA" w:eastAsia="en-ZA"/>
            </w:rPr>
            <w:drawing>
              <wp:inline distT="0" distB="0" distL="0" distR="0" wp14:anchorId="3A5C62B6" wp14:editId="0543C44D">
                <wp:extent cx="1479600" cy="73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r>
            <w:rPr>
              <w:noProof/>
              <w:lang w:val="en-ZA" w:eastAsia="en-ZA"/>
            </w:rPr>
            <mc:AlternateContent>
              <mc:Choice Requires="wps">
                <w:drawing>
                  <wp:anchor distT="0" distB="0" distL="114300" distR="114300" simplePos="0" relativeHeight="251658240" behindDoc="0" locked="0" layoutInCell="0" allowOverlap="1" wp14:anchorId="13CE6BD5" wp14:editId="710B8425">
                    <wp:simplePos x="0" y="0"/>
                    <wp:positionH relativeFrom="page">
                      <wp:posOffset>-504190</wp:posOffset>
                    </wp:positionH>
                    <wp:positionV relativeFrom="page">
                      <wp:posOffset>3294380</wp:posOffset>
                    </wp:positionV>
                    <wp:extent cx="151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51200" cy="0"/>
                            </a:xfrm>
                            <a:prstGeom prst="line">
                              <a:avLst/>
                            </a:prstGeom>
                            <a:noFill/>
                            <a:ln w="3175">
                              <a:solidFill>
                                <a:srgbClr val="009FDA"/>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6D4E10F" id="Straight Connector 8"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9.7pt,259.4pt" to="-27.8pt,2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" o:allowincell="f" strokecolor="#009fda" strokeweight=".25pt">
                    <w10:wrap anchorx="page" anchory="page"/>
                  </v:line>
                </w:pict>
              </mc:Fallback>
            </mc:AlternateContent>
          </w:r>
        </w:p>
      </w:tc>
      <w:tc>
        <w:tcPr>
          <w:tcW w:w="3242" w:type="dxa"/>
        </w:tcPr>
        <w:sdt>
          <w:sdtPr>
            <w:tag w:val="eFormsAipLabel"/>
            <w:id w:val="235372376"/>
            <w:lock w:val="contentLocked"/>
            <w:showingPlcHdr/>
            <w:dataBinding w:xpath="//Tag[@name='eFormsAipLabel']" w:storeItemID="{B83DA1B6-30BC-4094-8354-1935AE11766B}"/>
            <w15:appearance w15:val="hidden"/>
            <w:text/>
          </w:sdtPr>
          <w:sdtContent>
            <w:p w14:paraId="0BBCAD4E" w14:textId="77777777" w:rsidR="00C434B6" w:rsidRDefault="00611E7C" w:rsidP="00F65B58">
              <w:pPr>
                <w:tabs>
                  <w:tab w:val="left" w:pos="1417"/>
                </w:tabs>
                <w:ind w:left="1417" w:hanging="1417"/>
                <w:jc w:val="right"/>
              </w:pPr>
              <w:r>
                <w:t xml:space="preserve"> </w:t>
              </w:r>
            </w:p>
          </w:sdtContent>
        </w:sdt>
        <w:p w14:paraId="60513072" w14:textId="77777777" w:rsidR="00C434B6" w:rsidRPr="00C97FC2" w:rsidRDefault="00C434B6" w:rsidP="00F65B58">
          <w:pPr>
            <w:tabs>
              <w:tab w:val="left" w:pos="1417"/>
            </w:tabs>
            <w:ind w:left="1417" w:hanging="1417"/>
            <w:rPr>
              <w:sz w:val="8"/>
              <w:szCs w:val="8"/>
            </w:rPr>
          </w:pPr>
        </w:p>
        <w:p w14:paraId="25BC7E93" w14:textId="77777777" w:rsidR="00C434B6" w:rsidRPr="00EE3177" w:rsidRDefault="00C434B6" w:rsidP="00F65B58">
          <w:pPr>
            <w:tabs>
              <w:tab w:val="left" w:pos="1417"/>
            </w:tabs>
            <w:ind w:left="1417" w:hanging="1417"/>
          </w:pPr>
        </w:p>
      </w:tc>
    </w:tr>
  </w:tbl>
  <w:p w14:paraId="6E863A34" w14:textId="77777777" w:rsidR="00866BDC" w:rsidRPr="00866BDC" w:rsidRDefault="00866BDC">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7E0D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988057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C21F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1440C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6020DC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E4BEE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065A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068FF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46B3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E08A39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443DCD"/>
    <w:multiLevelType w:val="multilevel"/>
    <w:tmpl w:val="4DC2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E47023"/>
    <w:multiLevelType w:val="multilevel"/>
    <w:tmpl w:val="E1EE0F16"/>
    <w:name w:val="DNVGL Headings"/>
    <w:lvl w:ilvl="0">
      <w:start w:val="1"/>
      <w:numFmt w:val="decimal"/>
      <w:pStyle w:val="Heading1"/>
      <w:lvlText w:val="%1"/>
      <w:lvlJc w:val="left"/>
      <w:pPr>
        <w:tabs>
          <w:tab w:val="num" w:pos="454"/>
        </w:tabs>
        <w:ind w:left="454" w:hanging="454"/>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907"/>
        </w:tabs>
        <w:ind w:left="907" w:hanging="907"/>
      </w:pPr>
    </w:lvl>
    <w:lvl w:ilvl="3">
      <w:start w:val="1"/>
      <w:numFmt w:val="decimal"/>
      <w:pStyle w:val="Heading4"/>
      <w:lvlText w:val="%1.%2.%3.%4"/>
      <w:lvlJc w:val="left"/>
      <w:pPr>
        <w:tabs>
          <w:tab w:val="num" w:pos="1134"/>
        </w:tabs>
        <w:ind w:left="1134" w:hanging="1134"/>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083101B5"/>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A41185D"/>
    <w:multiLevelType w:val="multilevel"/>
    <w:tmpl w:val="BB7AB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906FA9"/>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A001DBB"/>
    <w:multiLevelType w:val="multilevel"/>
    <w:tmpl w:val="4DC2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6C7D5F"/>
    <w:multiLevelType w:val="multilevel"/>
    <w:tmpl w:val="D4C4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37296"/>
    <w:multiLevelType w:val="multilevel"/>
    <w:tmpl w:val="4DC2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130E47"/>
    <w:multiLevelType w:val="multilevel"/>
    <w:tmpl w:val="EB9A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E729AA"/>
    <w:multiLevelType w:val="multilevel"/>
    <w:tmpl w:val="6854C28A"/>
    <w:name w:val="DNVGL Appendices"/>
    <w:lvl w:ilvl="0">
      <w:start w:val="1"/>
      <w:numFmt w:val="upperLetter"/>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89A3D93"/>
    <w:multiLevelType w:val="multilevel"/>
    <w:tmpl w:val="DCA40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CE68D5"/>
    <w:multiLevelType w:val="multilevel"/>
    <w:tmpl w:val="EE6A1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E60C4"/>
    <w:multiLevelType w:val="multilevel"/>
    <w:tmpl w:val="0414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3F3806DD"/>
    <w:multiLevelType w:val="multilevel"/>
    <w:tmpl w:val="4DC25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C3197A"/>
    <w:multiLevelType w:val="multilevel"/>
    <w:tmpl w:val="071E4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CA0FE0"/>
    <w:multiLevelType w:val="multilevel"/>
    <w:tmpl w:val="4DC2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837201"/>
    <w:multiLevelType w:val="multilevel"/>
    <w:tmpl w:val="BB02C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BE712A"/>
    <w:multiLevelType w:val="multilevel"/>
    <w:tmpl w:val="69C29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F72BA0"/>
    <w:multiLevelType w:val="multilevel"/>
    <w:tmpl w:val="4DC25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1B1272"/>
    <w:multiLevelType w:val="multilevel"/>
    <w:tmpl w:val="98766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C10361"/>
    <w:multiLevelType w:val="multilevel"/>
    <w:tmpl w:val="8362E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216ED"/>
    <w:multiLevelType w:val="multilevel"/>
    <w:tmpl w:val="6E4E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597717">
    <w:abstractNumId w:val="11"/>
  </w:num>
  <w:num w:numId="2" w16cid:durableId="1349136350">
    <w:abstractNumId w:val="9"/>
  </w:num>
  <w:num w:numId="3" w16cid:durableId="1336223013">
    <w:abstractNumId w:val="8"/>
  </w:num>
  <w:num w:numId="4" w16cid:durableId="764501986">
    <w:abstractNumId w:val="19"/>
  </w:num>
  <w:num w:numId="5" w16cid:durableId="1827436133">
    <w:abstractNumId w:val="7"/>
  </w:num>
  <w:num w:numId="6" w16cid:durableId="392196759">
    <w:abstractNumId w:val="6"/>
  </w:num>
  <w:num w:numId="7" w16cid:durableId="568543924">
    <w:abstractNumId w:val="5"/>
  </w:num>
  <w:num w:numId="8" w16cid:durableId="425729762">
    <w:abstractNumId w:val="4"/>
  </w:num>
  <w:num w:numId="9" w16cid:durableId="485322575">
    <w:abstractNumId w:val="3"/>
  </w:num>
  <w:num w:numId="10" w16cid:durableId="1504585790">
    <w:abstractNumId w:val="2"/>
  </w:num>
  <w:num w:numId="11" w16cid:durableId="1380592276">
    <w:abstractNumId w:val="1"/>
  </w:num>
  <w:num w:numId="12" w16cid:durableId="290215451">
    <w:abstractNumId w:val="0"/>
  </w:num>
  <w:num w:numId="13" w16cid:durableId="1621491827">
    <w:abstractNumId w:val="14"/>
  </w:num>
  <w:num w:numId="14" w16cid:durableId="1659458656">
    <w:abstractNumId w:val="12"/>
  </w:num>
  <w:num w:numId="15" w16cid:durableId="1258517322">
    <w:abstractNumId w:val="22"/>
  </w:num>
  <w:num w:numId="16" w16cid:durableId="1340424619">
    <w:abstractNumId w:val="23"/>
  </w:num>
  <w:num w:numId="17" w16cid:durableId="423454041">
    <w:abstractNumId w:val="15"/>
  </w:num>
  <w:num w:numId="18" w16cid:durableId="1158958601">
    <w:abstractNumId w:val="10"/>
  </w:num>
  <w:num w:numId="19" w16cid:durableId="1447970145">
    <w:abstractNumId w:val="17"/>
  </w:num>
  <w:num w:numId="20" w16cid:durableId="186916440">
    <w:abstractNumId w:val="31"/>
  </w:num>
  <w:num w:numId="21" w16cid:durableId="1514107550">
    <w:abstractNumId w:val="28"/>
  </w:num>
  <w:num w:numId="22" w16cid:durableId="857819496">
    <w:abstractNumId w:val="16"/>
  </w:num>
  <w:num w:numId="23" w16cid:durableId="350839815">
    <w:abstractNumId w:val="25"/>
  </w:num>
  <w:num w:numId="24" w16cid:durableId="478108356">
    <w:abstractNumId w:val="20"/>
  </w:num>
  <w:num w:numId="25" w16cid:durableId="1466777154">
    <w:abstractNumId w:val="24"/>
  </w:num>
  <w:num w:numId="26" w16cid:durableId="497813440">
    <w:abstractNumId w:val="26"/>
  </w:num>
  <w:num w:numId="27" w16cid:durableId="1642996403">
    <w:abstractNumId w:val="13"/>
  </w:num>
  <w:num w:numId="28" w16cid:durableId="1957323629">
    <w:abstractNumId w:val="21"/>
  </w:num>
  <w:num w:numId="29" w16cid:durableId="1883248624">
    <w:abstractNumId w:val="29"/>
  </w:num>
  <w:num w:numId="30" w16cid:durableId="1548030207">
    <w:abstractNumId w:val="27"/>
  </w:num>
  <w:num w:numId="31" w16cid:durableId="1183979873">
    <w:abstractNumId w:val="30"/>
  </w:num>
  <w:num w:numId="32" w16cid:durableId="369496731">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P">
    <w15:presenceInfo w15:providerId="Windows Live" w15:userId="b8f5ba1a7cc27d2a"/>
  </w15:person>
  <w15:person w15:author="Pieter H Pretorius">
    <w15:presenceInfo w15:providerId="Windows Live" w15:userId="b8f5ba1a7cc27d2a"/>
  </w15:person>
  <w15:person w15:author="Schutte, Peet">
    <w15:presenceInfo w15:providerId="AD" w15:userId="S::Peet.Schutte@dnv.com::b9242d6b-b4c4-408c-9191-11fb4494ef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I0MDO0NDQxNjMyNzNQ0lEKTi0uzszPAykwqgUAOuO7FSwAAAA="/>
    <w:docVar w:name="DFS_FileId" w:val="COR009.dotx"/>
    <w:docVar w:name="DFS_FormId" w:val="1943"/>
    <w:docVar w:name="DFS_FormNo" w:val="COR 009"/>
    <w:docVar w:name="DFS_FormversionNo" w:val="11"/>
    <w:docVar w:name="DFS_Issue" w:val="2022-12"/>
    <w:docVar w:name="DNVeFormDoc_guid" w:val="b7d2cc0548424bc4a0c2869fb5ea7eb1"/>
    <w:docVar w:name="eForms Core NewDocument" w:val="2025-11-20T11:01:01Z"/>
    <w:docVar w:name="eForms_xdoc_doc_config" w:val="&lt;?xml version=&quot;1.0&quot; encoding=&quot;UTF-8&quot;?&gt;&lt;DNVeFormsCore version=&quot;1.0&quot;&gt;&lt;doc_config client_app=&quot;&quot;&gt;&lt;setting name=&quot;form_config&quot;&gt;&lt;form form_id=&quot;1943&quot; formversion_no=&quot;11&quot; code=&quot;COR 009&quot; name=&quot;Blank Document with logo and DNV footer&quot; issue=&quot;2022-12&quot; formgroup_id=&quot;0&quot; distribution_bits=&quot;15&quot; FU=&quot;1&quot; SS=&quot;1&quot; SL=&quot;1&quot; ST=&quot;1&quot; filename=&quot;COR009.dotx&quot; type=&quot;Word&quot; datafolder=&quot;COR 009&quot; form_id_field=&quot;&quot; formflow_filename=&quot;&quot; standalone=&quot;n&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lt;/setting&gt;&lt;/doc_config&gt;&lt;/DNVeFormsCore&gt;"/>
    <w:docVar w:name="eFormsBlenderServiceClientId" w:val="eFormsCore:Word"/>
    <w:docVar w:name="eFormsDataStoreItemId" w:val="{B83DA1B6-30BC-4094-8354-1935AE11766B}"/>
    <w:docVar w:name="eFormsFormConfig" w:val="&lt;form form_id=&quot;1943&quot; formversion_no=&quot;11&quot; code=&quot;COR 009&quot; name=&quot;Blank Document with logo and DNV footer&quot; issue=&quot;2022-12&quot; formgroup_id=&quot;0&quot; distribution_bits=&quot;15&quot; FU=&quot;1&quot; SS=&quot;1&quot; SL=&quot;1&quot; ST=&quot;1&quot; filename=&quot;COR009.dotx&quot; type=&quot;Word&quot; datafolder=&quot;COR 009&quot; form_id_field=&quot;&quot; formflow_filename=&quot;&quot; standalone=&quot;n&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
    <w:docVar w:name="TB build" w:val="20221208 124140"/>
    <w:docVar w:name="TB build utc" w:val="2022-12-08T11:41:51"/>
    <w:docVar w:name="TB filename" w:val="COR009.dotx"/>
    <w:docVar w:name="TB id" w:val="7240"/>
    <w:docVar w:name="TB name" w:val="COR 009"/>
    <w:docVar w:name="TMPeF_datafolder" w:val="COR 009"/>
    <w:docVar w:name="XCD450QKD" w:val="b77faa48d95543499d3990fd17f56592"/>
  </w:docVars>
  <w:rsids>
    <w:rsidRoot w:val="00CC04F2"/>
    <w:rsid w:val="000027B9"/>
    <w:rsid w:val="00016B25"/>
    <w:rsid w:val="00031F52"/>
    <w:rsid w:val="000E2D7C"/>
    <w:rsid w:val="0011404D"/>
    <w:rsid w:val="00126795"/>
    <w:rsid w:val="001A1A3B"/>
    <w:rsid w:val="001A38A6"/>
    <w:rsid w:val="00221210"/>
    <w:rsid w:val="00227A03"/>
    <w:rsid w:val="002F0C40"/>
    <w:rsid w:val="002F4843"/>
    <w:rsid w:val="00305721"/>
    <w:rsid w:val="00391FAD"/>
    <w:rsid w:val="003944E0"/>
    <w:rsid w:val="003E576F"/>
    <w:rsid w:val="003F3A84"/>
    <w:rsid w:val="00451822"/>
    <w:rsid w:val="00455722"/>
    <w:rsid w:val="0049462B"/>
    <w:rsid w:val="004E0D56"/>
    <w:rsid w:val="00540A26"/>
    <w:rsid w:val="005433B7"/>
    <w:rsid w:val="00546FA5"/>
    <w:rsid w:val="0055263E"/>
    <w:rsid w:val="00581D4B"/>
    <w:rsid w:val="005827B0"/>
    <w:rsid w:val="005F29A5"/>
    <w:rsid w:val="00611E7C"/>
    <w:rsid w:val="0065425D"/>
    <w:rsid w:val="006568CF"/>
    <w:rsid w:val="00690D3F"/>
    <w:rsid w:val="006B61D9"/>
    <w:rsid w:val="006F37FC"/>
    <w:rsid w:val="00703030"/>
    <w:rsid w:val="00745C6A"/>
    <w:rsid w:val="00754532"/>
    <w:rsid w:val="007554E6"/>
    <w:rsid w:val="007824B5"/>
    <w:rsid w:val="00794AF9"/>
    <w:rsid w:val="008575B3"/>
    <w:rsid w:val="00866BDC"/>
    <w:rsid w:val="008917A8"/>
    <w:rsid w:val="00892041"/>
    <w:rsid w:val="009510DE"/>
    <w:rsid w:val="00972E6F"/>
    <w:rsid w:val="00993A9E"/>
    <w:rsid w:val="009A1891"/>
    <w:rsid w:val="009B5206"/>
    <w:rsid w:val="009C70D6"/>
    <w:rsid w:val="00A372C7"/>
    <w:rsid w:val="00A444A3"/>
    <w:rsid w:val="00A5543D"/>
    <w:rsid w:val="00A850C2"/>
    <w:rsid w:val="00AB07EF"/>
    <w:rsid w:val="00AB11BA"/>
    <w:rsid w:val="00AC18CE"/>
    <w:rsid w:val="00AE4A61"/>
    <w:rsid w:val="00B1098B"/>
    <w:rsid w:val="00B62CB9"/>
    <w:rsid w:val="00BD0F90"/>
    <w:rsid w:val="00C048FD"/>
    <w:rsid w:val="00C434B6"/>
    <w:rsid w:val="00C97FC2"/>
    <w:rsid w:val="00CA4C05"/>
    <w:rsid w:val="00CA75EE"/>
    <w:rsid w:val="00CC04F2"/>
    <w:rsid w:val="00CF543F"/>
    <w:rsid w:val="00D773D0"/>
    <w:rsid w:val="00DA55D8"/>
    <w:rsid w:val="00EA3B42"/>
    <w:rsid w:val="00EA4F5E"/>
    <w:rsid w:val="00ED20B2"/>
    <w:rsid w:val="00EE3177"/>
    <w:rsid w:val="00F425DD"/>
    <w:rsid w:val="00F65B58"/>
    <w:rsid w:val="00FC2BFB"/>
    <w:rsid w:val="00FF3D4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8CAA6B"/>
  <w15:docId w15:val="{D4AC3AA1-DD65-4CC8-AAB4-50FB8ADD2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2CB9"/>
    <w:pPr>
      <w:spacing w:after="0" w:line="240" w:lineRule="auto"/>
    </w:pPr>
    <w:rPr>
      <w:rFonts w:ascii="Arial" w:hAnsi="Arial" w:cs="Arial"/>
      <w:sz w:val="18"/>
      <w:szCs w:val="18"/>
      <w:lang w:val="en-GB"/>
    </w:rPr>
  </w:style>
  <w:style w:type="paragraph" w:styleId="Heading1">
    <w:name w:val="heading 1"/>
    <w:basedOn w:val="Normal"/>
    <w:next w:val="BodyText"/>
    <w:link w:val="Heading1Char"/>
    <w:uiPriority w:val="9"/>
    <w:qFormat/>
    <w:rsid w:val="00866BDC"/>
    <w:pPr>
      <w:keepNext/>
      <w:numPr>
        <w:numId w:val="1"/>
      </w:numPr>
      <w:outlineLvl w:val="0"/>
    </w:pPr>
    <w:rPr>
      <w:b/>
      <w:caps/>
      <w:color w:val="0F204B"/>
      <w:sz w:val="26"/>
    </w:rPr>
  </w:style>
  <w:style w:type="paragraph" w:styleId="Heading2">
    <w:name w:val="heading 2"/>
    <w:basedOn w:val="Normal"/>
    <w:next w:val="BodyText"/>
    <w:link w:val="Heading2Char"/>
    <w:uiPriority w:val="9"/>
    <w:qFormat/>
    <w:rsid w:val="00866BDC"/>
    <w:pPr>
      <w:keepNext/>
      <w:numPr>
        <w:ilvl w:val="1"/>
        <w:numId w:val="1"/>
      </w:numPr>
      <w:spacing w:before="280"/>
      <w:outlineLvl w:val="1"/>
    </w:pPr>
    <w:rPr>
      <w:b/>
      <w:color w:val="0F204B"/>
      <w:sz w:val="26"/>
    </w:rPr>
  </w:style>
  <w:style w:type="paragraph" w:styleId="Heading3">
    <w:name w:val="heading 3"/>
    <w:basedOn w:val="Normal"/>
    <w:next w:val="BodyText"/>
    <w:link w:val="Heading3Char"/>
    <w:uiPriority w:val="9"/>
    <w:qFormat/>
    <w:rsid w:val="00866BDC"/>
    <w:pPr>
      <w:keepNext/>
      <w:numPr>
        <w:ilvl w:val="2"/>
        <w:numId w:val="1"/>
      </w:numPr>
      <w:spacing w:before="120"/>
      <w:outlineLvl w:val="2"/>
    </w:pPr>
    <w:rPr>
      <w:color w:val="0F204B"/>
      <w:sz w:val="26"/>
    </w:rPr>
  </w:style>
  <w:style w:type="paragraph" w:styleId="Heading4">
    <w:name w:val="heading 4"/>
    <w:basedOn w:val="Normal"/>
    <w:next w:val="BodyText"/>
    <w:link w:val="Heading4Char"/>
    <w:uiPriority w:val="9"/>
    <w:qFormat/>
    <w:rsid w:val="00866BDC"/>
    <w:pPr>
      <w:keepNext/>
      <w:numPr>
        <w:ilvl w:val="3"/>
        <w:numId w:val="1"/>
      </w:numPr>
      <w:spacing w:before="120"/>
      <w:outlineLvl w:val="3"/>
    </w:pPr>
    <w:rPr>
      <w:b/>
      <w:color w:val="0F204B"/>
      <w:sz w:val="22"/>
    </w:rPr>
  </w:style>
  <w:style w:type="paragraph" w:styleId="Heading5">
    <w:name w:val="heading 5"/>
    <w:basedOn w:val="Normal"/>
    <w:next w:val="BodyText"/>
    <w:link w:val="Heading5Char"/>
    <w:uiPriority w:val="99"/>
    <w:rsid w:val="00866BDC"/>
    <w:pPr>
      <w:numPr>
        <w:ilvl w:val="4"/>
        <w:numId w:val="1"/>
      </w:numPr>
      <w:spacing w:before="60" w:after="60"/>
      <w:outlineLvl w:val="4"/>
    </w:pPr>
    <w:rPr>
      <w:sz w:val="22"/>
    </w:rPr>
  </w:style>
  <w:style w:type="paragraph" w:styleId="Heading6">
    <w:name w:val="heading 6"/>
    <w:basedOn w:val="Heading1"/>
    <w:next w:val="BodyText"/>
    <w:link w:val="Heading6Char"/>
    <w:uiPriority w:val="99"/>
    <w:rsid w:val="00866BDC"/>
    <w:pPr>
      <w:numPr>
        <w:numId w:val="0"/>
      </w:numPr>
      <w:outlineLvl w:val="5"/>
    </w:pPr>
  </w:style>
  <w:style w:type="paragraph" w:styleId="Heading7">
    <w:name w:val="heading 7"/>
    <w:basedOn w:val="Heading2"/>
    <w:next w:val="BodyText"/>
    <w:link w:val="Heading7Char"/>
    <w:uiPriority w:val="99"/>
    <w:rsid w:val="00866BDC"/>
    <w:pPr>
      <w:numPr>
        <w:ilvl w:val="0"/>
        <w:numId w:val="0"/>
      </w:numPr>
      <w:outlineLvl w:val="6"/>
    </w:pPr>
  </w:style>
  <w:style w:type="paragraph" w:styleId="Heading8">
    <w:name w:val="heading 8"/>
    <w:basedOn w:val="Heading3"/>
    <w:next w:val="BodyText"/>
    <w:link w:val="Heading8Char"/>
    <w:uiPriority w:val="99"/>
    <w:rsid w:val="00866BDC"/>
    <w:pPr>
      <w:numPr>
        <w:ilvl w:val="0"/>
        <w:numId w:val="0"/>
      </w:numPr>
      <w:outlineLvl w:val="7"/>
    </w:pPr>
  </w:style>
  <w:style w:type="paragraph" w:styleId="Heading9">
    <w:name w:val="heading 9"/>
    <w:basedOn w:val="Heading4"/>
    <w:next w:val="BodyText"/>
    <w:link w:val="Heading9Char"/>
    <w:uiPriority w:val="99"/>
    <w:rsid w:val="00866BDC"/>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66BDC"/>
    <w:rPr>
      <w:rFonts w:ascii="Arial" w:hAnsi="Arial" w:cs="Arial"/>
      <w:b/>
      <w:caps/>
      <w:color w:val="0F204B"/>
      <w:sz w:val="26"/>
      <w:szCs w:val="18"/>
      <w:lang w:val="en-GB"/>
    </w:rPr>
  </w:style>
  <w:style w:type="character" w:customStyle="1" w:styleId="Heading2Char">
    <w:name w:val="Heading 2 Char"/>
    <w:basedOn w:val="DefaultParagraphFont"/>
    <w:link w:val="Heading2"/>
    <w:uiPriority w:val="99"/>
    <w:rsid w:val="00866BDC"/>
    <w:rPr>
      <w:rFonts w:ascii="Arial" w:hAnsi="Arial" w:cs="Arial"/>
      <w:b/>
      <w:color w:val="0F204B"/>
      <w:sz w:val="26"/>
      <w:szCs w:val="18"/>
      <w:lang w:val="en-GB"/>
    </w:rPr>
  </w:style>
  <w:style w:type="character" w:customStyle="1" w:styleId="Heading3Char">
    <w:name w:val="Heading 3 Char"/>
    <w:basedOn w:val="DefaultParagraphFont"/>
    <w:link w:val="Heading3"/>
    <w:uiPriority w:val="99"/>
    <w:rsid w:val="00866BDC"/>
    <w:rPr>
      <w:rFonts w:ascii="Arial" w:hAnsi="Arial" w:cs="Arial"/>
      <w:color w:val="0F204B"/>
      <w:sz w:val="26"/>
      <w:szCs w:val="18"/>
      <w:lang w:val="en-GB"/>
    </w:rPr>
  </w:style>
  <w:style w:type="character" w:customStyle="1" w:styleId="Heading4Char">
    <w:name w:val="Heading 4 Char"/>
    <w:basedOn w:val="DefaultParagraphFont"/>
    <w:link w:val="Heading4"/>
    <w:uiPriority w:val="99"/>
    <w:rsid w:val="00866BDC"/>
    <w:rPr>
      <w:rFonts w:ascii="Arial" w:hAnsi="Arial" w:cs="Arial"/>
      <w:b/>
      <w:color w:val="0F204B"/>
      <w:szCs w:val="18"/>
      <w:lang w:val="en-GB"/>
    </w:rPr>
  </w:style>
  <w:style w:type="paragraph" w:styleId="BodyText">
    <w:name w:val="Body Text"/>
    <w:basedOn w:val="Normal"/>
    <w:link w:val="BodyTextChar"/>
    <w:qFormat/>
    <w:rsid w:val="00866BDC"/>
    <w:pPr>
      <w:spacing w:before="40" w:after="140" w:line="280" w:lineRule="atLeast"/>
    </w:pPr>
  </w:style>
  <w:style w:type="character" w:customStyle="1" w:styleId="BodyTextChar">
    <w:name w:val="Body Text Char"/>
    <w:basedOn w:val="DefaultParagraphFont"/>
    <w:link w:val="BodyText"/>
    <w:uiPriority w:val="99"/>
    <w:rsid w:val="00866BDC"/>
    <w:rPr>
      <w:rFonts w:ascii="Arial" w:hAnsi="Arial" w:cs="Arial"/>
      <w:sz w:val="18"/>
      <w:szCs w:val="18"/>
      <w:lang w:val="en-GB"/>
    </w:rPr>
  </w:style>
  <w:style w:type="character" w:styleId="PlaceholderText">
    <w:name w:val="Placeholder Text"/>
    <w:basedOn w:val="DefaultParagraphFont"/>
    <w:uiPriority w:val="99"/>
    <w:rsid w:val="00866BDC"/>
    <w:rPr>
      <w:noProof/>
      <w:vanish/>
      <w:color w:val="808080"/>
      <w:lang w:val="en-GB"/>
    </w:rPr>
  </w:style>
  <w:style w:type="character" w:customStyle="1" w:styleId="Heading5Char">
    <w:name w:val="Heading 5 Char"/>
    <w:basedOn w:val="DefaultParagraphFont"/>
    <w:link w:val="Heading5"/>
    <w:uiPriority w:val="99"/>
    <w:rsid w:val="00866BDC"/>
    <w:rPr>
      <w:rFonts w:ascii="Arial" w:hAnsi="Arial" w:cs="Arial"/>
      <w:szCs w:val="18"/>
      <w:lang w:val="en-GB"/>
    </w:rPr>
  </w:style>
  <w:style w:type="character" w:customStyle="1" w:styleId="Heading6Char">
    <w:name w:val="Heading 6 Char"/>
    <w:basedOn w:val="DefaultParagraphFont"/>
    <w:link w:val="Heading6"/>
    <w:uiPriority w:val="99"/>
    <w:rsid w:val="00866BDC"/>
    <w:rPr>
      <w:rFonts w:ascii="Arial" w:hAnsi="Arial" w:cs="Arial"/>
      <w:b/>
      <w:caps/>
      <w:color w:val="0F204B"/>
      <w:sz w:val="26"/>
      <w:szCs w:val="18"/>
      <w:lang w:val="en-GB"/>
    </w:rPr>
  </w:style>
  <w:style w:type="character" w:customStyle="1" w:styleId="Heading7Char">
    <w:name w:val="Heading 7 Char"/>
    <w:basedOn w:val="DefaultParagraphFont"/>
    <w:link w:val="Heading7"/>
    <w:uiPriority w:val="99"/>
    <w:rsid w:val="00866BDC"/>
    <w:rPr>
      <w:rFonts w:ascii="Arial" w:hAnsi="Arial" w:cs="Arial"/>
      <w:b/>
      <w:color w:val="0F204B"/>
      <w:sz w:val="26"/>
      <w:szCs w:val="18"/>
      <w:lang w:val="en-GB"/>
    </w:rPr>
  </w:style>
  <w:style w:type="character" w:customStyle="1" w:styleId="Heading8Char">
    <w:name w:val="Heading 8 Char"/>
    <w:basedOn w:val="DefaultParagraphFont"/>
    <w:link w:val="Heading8"/>
    <w:uiPriority w:val="99"/>
    <w:rsid w:val="00866BDC"/>
    <w:rPr>
      <w:rFonts w:ascii="Arial" w:hAnsi="Arial" w:cs="Arial"/>
      <w:color w:val="0F204B"/>
      <w:sz w:val="26"/>
      <w:szCs w:val="18"/>
      <w:lang w:val="en-GB"/>
    </w:rPr>
  </w:style>
  <w:style w:type="character" w:customStyle="1" w:styleId="Heading9Char">
    <w:name w:val="Heading 9 Char"/>
    <w:basedOn w:val="DefaultParagraphFont"/>
    <w:link w:val="Heading9"/>
    <w:uiPriority w:val="99"/>
    <w:rsid w:val="00866BDC"/>
    <w:rPr>
      <w:rFonts w:ascii="Arial" w:hAnsi="Arial" w:cs="Arial"/>
      <w:b/>
      <w:color w:val="0F204B"/>
      <w:szCs w:val="18"/>
      <w:lang w:val="en-GB"/>
    </w:rPr>
  </w:style>
  <w:style w:type="paragraph" w:styleId="TOC1">
    <w:name w:val="toc 1"/>
    <w:basedOn w:val="Normal"/>
    <w:uiPriority w:val="99"/>
    <w:semiHidden/>
    <w:unhideWhenUsed/>
    <w:rsid w:val="00866BDC"/>
    <w:pPr>
      <w:tabs>
        <w:tab w:val="right" w:leader="dot" w:pos="9581"/>
      </w:tabs>
      <w:spacing w:before="240"/>
      <w:ind w:left="850" w:right="850" w:hanging="850"/>
    </w:pPr>
    <w:rPr>
      <w:caps/>
      <w:noProof/>
    </w:rPr>
  </w:style>
  <w:style w:type="paragraph" w:styleId="TOC2">
    <w:name w:val="toc 2"/>
    <w:basedOn w:val="Normal"/>
    <w:uiPriority w:val="99"/>
    <w:semiHidden/>
    <w:unhideWhenUsed/>
    <w:rsid w:val="00866BDC"/>
    <w:pPr>
      <w:tabs>
        <w:tab w:val="right" w:pos="9581"/>
      </w:tabs>
      <w:spacing w:before="60"/>
      <w:ind w:left="850" w:right="850" w:hanging="850"/>
    </w:pPr>
    <w:rPr>
      <w:noProof/>
    </w:rPr>
  </w:style>
  <w:style w:type="paragraph" w:styleId="TOC3">
    <w:name w:val="toc 3"/>
    <w:basedOn w:val="Normal"/>
    <w:uiPriority w:val="99"/>
    <w:semiHidden/>
    <w:unhideWhenUsed/>
    <w:rsid w:val="00866BDC"/>
    <w:pPr>
      <w:tabs>
        <w:tab w:val="right" w:pos="9581"/>
      </w:tabs>
      <w:ind w:left="1134" w:right="850" w:hanging="1134"/>
    </w:pPr>
    <w:rPr>
      <w:noProof/>
    </w:rPr>
  </w:style>
  <w:style w:type="paragraph" w:styleId="TOC4">
    <w:name w:val="toc 4"/>
    <w:basedOn w:val="Normal"/>
    <w:uiPriority w:val="99"/>
    <w:semiHidden/>
    <w:unhideWhenUsed/>
    <w:rsid w:val="00866BDC"/>
    <w:pPr>
      <w:tabs>
        <w:tab w:val="right" w:pos="9581"/>
      </w:tabs>
      <w:ind w:left="1417" w:right="850" w:hanging="1417"/>
    </w:pPr>
    <w:rPr>
      <w:noProof/>
    </w:rPr>
  </w:style>
  <w:style w:type="paragraph" w:styleId="TOC5">
    <w:name w:val="toc 5"/>
    <w:basedOn w:val="Normal"/>
    <w:uiPriority w:val="99"/>
    <w:semiHidden/>
    <w:unhideWhenUsed/>
    <w:rsid w:val="00866BDC"/>
    <w:pPr>
      <w:tabs>
        <w:tab w:val="right" w:pos="9581"/>
      </w:tabs>
      <w:ind w:left="1417" w:right="850" w:hanging="1417"/>
    </w:pPr>
    <w:rPr>
      <w:noProof/>
    </w:rPr>
  </w:style>
  <w:style w:type="paragraph" w:styleId="TOC6">
    <w:name w:val="toc 6"/>
    <w:basedOn w:val="TOC1"/>
    <w:uiPriority w:val="99"/>
    <w:semiHidden/>
    <w:unhideWhenUsed/>
    <w:rsid w:val="00866BDC"/>
  </w:style>
  <w:style w:type="paragraph" w:styleId="TOC7">
    <w:name w:val="toc 7"/>
    <w:basedOn w:val="TOC2"/>
    <w:uiPriority w:val="99"/>
    <w:semiHidden/>
    <w:unhideWhenUsed/>
    <w:rsid w:val="00866BDC"/>
  </w:style>
  <w:style w:type="paragraph" w:styleId="TOC8">
    <w:name w:val="toc 8"/>
    <w:basedOn w:val="TOC4"/>
    <w:uiPriority w:val="99"/>
    <w:semiHidden/>
    <w:unhideWhenUsed/>
    <w:rsid w:val="00866BDC"/>
  </w:style>
  <w:style w:type="paragraph" w:styleId="Header">
    <w:name w:val="header"/>
    <w:basedOn w:val="Normal"/>
    <w:link w:val="HeaderChar"/>
    <w:uiPriority w:val="99"/>
    <w:rsid w:val="00866BDC"/>
    <w:rPr>
      <w:noProof/>
    </w:rPr>
  </w:style>
  <w:style w:type="character" w:customStyle="1" w:styleId="HeaderChar">
    <w:name w:val="Header Char"/>
    <w:basedOn w:val="DefaultParagraphFont"/>
    <w:link w:val="Header"/>
    <w:uiPriority w:val="99"/>
    <w:rsid w:val="00866BDC"/>
    <w:rPr>
      <w:rFonts w:ascii="Arial" w:hAnsi="Arial" w:cs="Arial"/>
      <w:noProof/>
      <w:sz w:val="18"/>
      <w:szCs w:val="18"/>
      <w:lang w:val="en-GB"/>
    </w:rPr>
  </w:style>
  <w:style w:type="paragraph" w:styleId="Footer">
    <w:name w:val="footer"/>
    <w:basedOn w:val="Normal"/>
    <w:link w:val="FooterChar"/>
    <w:uiPriority w:val="99"/>
    <w:rsid w:val="00866BDC"/>
    <w:pPr>
      <w:spacing w:line="160" w:lineRule="atLeast"/>
    </w:pPr>
    <w:rPr>
      <w:noProof/>
      <w:sz w:val="13"/>
    </w:rPr>
  </w:style>
  <w:style w:type="character" w:customStyle="1" w:styleId="FooterChar">
    <w:name w:val="Footer Char"/>
    <w:basedOn w:val="DefaultParagraphFont"/>
    <w:link w:val="Footer"/>
    <w:uiPriority w:val="99"/>
    <w:rsid w:val="00866BDC"/>
    <w:rPr>
      <w:rFonts w:ascii="Arial" w:hAnsi="Arial" w:cs="Arial"/>
      <w:noProof/>
      <w:sz w:val="13"/>
      <w:szCs w:val="18"/>
      <w:lang w:val="en-GB"/>
    </w:rPr>
  </w:style>
  <w:style w:type="paragraph" w:styleId="Caption">
    <w:name w:val="caption"/>
    <w:basedOn w:val="Normal"/>
    <w:next w:val="BodyText"/>
    <w:uiPriority w:val="99"/>
    <w:rsid w:val="00866BDC"/>
    <w:rPr>
      <w:b/>
    </w:rPr>
  </w:style>
  <w:style w:type="paragraph" w:styleId="ListBullet">
    <w:name w:val="List Bullet"/>
    <w:basedOn w:val="Normal"/>
    <w:uiPriority w:val="99"/>
    <w:rsid w:val="008575B3"/>
    <w:pPr>
      <w:numPr>
        <w:numId w:val="2"/>
      </w:numPr>
      <w:spacing w:after="140" w:line="280" w:lineRule="atLeast"/>
      <w:contextualSpacing/>
    </w:pPr>
  </w:style>
  <w:style w:type="paragraph" w:styleId="ListNumber">
    <w:name w:val="List Number"/>
    <w:basedOn w:val="Normal"/>
    <w:uiPriority w:val="99"/>
    <w:rsid w:val="006F37FC"/>
    <w:pPr>
      <w:numPr>
        <w:numId w:val="3"/>
      </w:numPr>
      <w:spacing w:after="140" w:line="280" w:lineRule="atLeast"/>
      <w:contextualSpacing/>
    </w:pPr>
  </w:style>
  <w:style w:type="paragraph" w:styleId="FootnoteText">
    <w:name w:val="footnote text"/>
    <w:aliases w:val="DFSListFootnote"/>
    <w:basedOn w:val="Normal"/>
    <w:link w:val="FootnoteTextChar"/>
    <w:uiPriority w:val="99"/>
    <w:rsid w:val="00866BDC"/>
    <w:pPr>
      <w:ind w:left="397" w:hanging="397"/>
    </w:pPr>
    <w:rPr>
      <w:sz w:val="13"/>
    </w:rPr>
  </w:style>
  <w:style w:type="character" w:customStyle="1" w:styleId="FootnoteTextChar">
    <w:name w:val="Footnote Text Char"/>
    <w:aliases w:val="DFSListFootnote Char"/>
    <w:basedOn w:val="DefaultParagraphFont"/>
    <w:link w:val="FootnoteText"/>
    <w:uiPriority w:val="99"/>
    <w:rsid w:val="00866BDC"/>
    <w:rPr>
      <w:rFonts w:ascii="Arial" w:hAnsi="Arial" w:cs="Arial"/>
      <w:sz w:val="13"/>
      <w:szCs w:val="18"/>
      <w:lang w:val="en-GB"/>
    </w:rPr>
  </w:style>
  <w:style w:type="character" w:styleId="FootnoteReference">
    <w:name w:val="footnote reference"/>
    <w:basedOn w:val="DefaultParagraphFont"/>
    <w:uiPriority w:val="99"/>
    <w:semiHidden/>
    <w:unhideWhenUsed/>
    <w:rsid w:val="00866BDC"/>
    <w:rPr>
      <w:sz w:val="18"/>
      <w:vertAlign w:val="superscript"/>
    </w:rPr>
  </w:style>
  <w:style w:type="paragraph" w:customStyle="1" w:styleId="DNVGL-Hidden">
    <w:name w:val="DNVGL-Hidden"/>
    <w:basedOn w:val="Normal"/>
    <w:next w:val="BodyText"/>
    <w:link w:val="DNVGL-HiddenChar"/>
    <w:uiPriority w:val="99"/>
    <w:rsid w:val="00866BDC"/>
    <w:rPr>
      <w:noProof/>
      <w:vanish/>
      <w:color w:val="FF0000"/>
    </w:rPr>
  </w:style>
  <w:style w:type="character" w:customStyle="1" w:styleId="DNVGL-HiddenChar">
    <w:name w:val="DNVGL-Hidden Char"/>
    <w:basedOn w:val="DefaultParagraphFont"/>
    <w:link w:val="DNVGL-Hidden"/>
    <w:uiPriority w:val="99"/>
    <w:rsid w:val="00866BDC"/>
    <w:rPr>
      <w:rFonts w:ascii="Arial" w:hAnsi="Arial" w:cs="Arial"/>
      <w:noProof/>
      <w:vanish/>
      <w:color w:val="FF0000"/>
      <w:sz w:val="18"/>
      <w:szCs w:val="18"/>
      <w:lang w:val="en-GB"/>
    </w:rPr>
  </w:style>
  <w:style w:type="paragraph" w:customStyle="1" w:styleId="DNVGL-HQDetails">
    <w:name w:val="DNVGL-HQ Details"/>
    <w:basedOn w:val="Normal"/>
    <w:link w:val="DNVGL-HQDetailsChar"/>
    <w:uiPriority w:val="99"/>
    <w:rsid w:val="00866BDC"/>
    <w:pPr>
      <w:spacing w:after="240" w:line="200" w:lineRule="atLeast"/>
    </w:pPr>
    <w:rPr>
      <w:noProof/>
      <w:color w:val="0F204B"/>
      <w:sz w:val="16"/>
    </w:rPr>
  </w:style>
  <w:style w:type="character" w:customStyle="1" w:styleId="DNVGL-HQDetailsChar">
    <w:name w:val="DNVGL-HQ Details Char"/>
    <w:basedOn w:val="DefaultParagraphFont"/>
    <w:link w:val="DNVGL-HQDetails"/>
    <w:uiPriority w:val="99"/>
    <w:rsid w:val="00866BDC"/>
    <w:rPr>
      <w:rFonts w:ascii="Arial" w:hAnsi="Arial" w:cs="Arial"/>
      <w:noProof/>
      <w:color w:val="0F204B"/>
      <w:sz w:val="16"/>
      <w:szCs w:val="18"/>
      <w:lang w:val="en-GB"/>
    </w:rPr>
  </w:style>
  <w:style w:type="paragraph" w:customStyle="1" w:styleId="DNVGL-Address-receiver">
    <w:name w:val="DNVGL-Address - receiver"/>
    <w:basedOn w:val="Normal"/>
    <w:link w:val="DNVGL-Address-receiverChar"/>
    <w:uiPriority w:val="99"/>
    <w:rsid w:val="00866BDC"/>
    <w:pPr>
      <w:keepLines/>
      <w:spacing w:line="280" w:lineRule="atLeast"/>
    </w:pPr>
    <w:rPr>
      <w:noProof/>
    </w:rPr>
  </w:style>
  <w:style w:type="character" w:customStyle="1" w:styleId="DNVGL-Address-receiverChar">
    <w:name w:val="DNVGL-Address - receiver Char"/>
    <w:basedOn w:val="DefaultParagraphFont"/>
    <w:link w:val="DNVGL-Address-receiver"/>
    <w:uiPriority w:val="99"/>
    <w:rsid w:val="00866BDC"/>
    <w:rPr>
      <w:rFonts w:ascii="Arial" w:hAnsi="Arial" w:cs="Arial"/>
      <w:noProof/>
      <w:sz w:val="18"/>
      <w:szCs w:val="18"/>
      <w:lang w:val="en-GB"/>
    </w:rPr>
  </w:style>
  <w:style w:type="paragraph" w:customStyle="1" w:styleId="DNVGL-Address-sender">
    <w:name w:val="DNVGL-Address - sender"/>
    <w:basedOn w:val="Normal"/>
    <w:link w:val="DNVGL-Address-senderChar"/>
    <w:uiPriority w:val="99"/>
    <w:rsid w:val="00866BDC"/>
    <w:pPr>
      <w:keepLines/>
      <w:spacing w:line="280" w:lineRule="atLeast"/>
    </w:pPr>
    <w:rPr>
      <w:noProof/>
    </w:rPr>
  </w:style>
  <w:style w:type="character" w:customStyle="1" w:styleId="DNVGL-Address-senderChar">
    <w:name w:val="DNVGL-Address - sender Char"/>
    <w:basedOn w:val="DefaultParagraphFont"/>
    <w:link w:val="DNVGL-Address-sender"/>
    <w:uiPriority w:val="99"/>
    <w:rsid w:val="00866BDC"/>
    <w:rPr>
      <w:rFonts w:ascii="Arial" w:hAnsi="Arial" w:cs="Arial"/>
      <w:noProof/>
      <w:sz w:val="18"/>
      <w:szCs w:val="18"/>
      <w:lang w:val="en-GB"/>
    </w:rPr>
  </w:style>
  <w:style w:type="paragraph" w:customStyle="1" w:styleId="DNVGL-Details">
    <w:name w:val="DNVGL-Details"/>
    <w:basedOn w:val="Normal"/>
    <w:link w:val="DNVGL-DetailsChar"/>
    <w:uiPriority w:val="99"/>
    <w:rsid w:val="00221210"/>
    <w:pPr>
      <w:keepLines/>
      <w:spacing w:line="280" w:lineRule="atLeast"/>
    </w:pPr>
  </w:style>
  <w:style w:type="character" w:customStyle="1" w:styleId="DNVGL-DetailsChar">
    <w:name w:val="DNVGL-Details Char"/>
    <w:basedOn w:val="DefaultParagraphFont"/>
    <w:link w:val="DNVGL-Details"/>
    <w:uiPriority w:val="99"/>
    <w:rsid w:val="00221210"/>
    <w:rPr>
      <w:rFonts w:ascii="Arial" w:hAnsi="Arial" w:cs="Arial"/>
      <w:sz w:val="18"/>
      <w:szCs w:val="18"/>
      <w:lang w:val="en-GB"/>
    </w:rPr>
  </w:style>
  <w:style w:type="paragraph" w:customStyle="1" w:styleId="DNVGL-Revisionrow">
    <w:name w:val="DNVGL-Revision row"/>
    <w:basedOn w:val="Normal"/>
    <w:link w:val="DNVGL-RevisionrowChar"/>
    <w:uiPriority w:val="99"/>
    <w:rsid w:val="00866BDC"/>
    <w:pPr>
      <w:keepLines/>
      <w:spacing w:line="280" w:lineRule="atLeast"/>
    </w:pPr>
    <w:rPr>
      <w:sz w:val="14"/>
    </w:rPr>
  </w:style>
  <w:style w:type="character" w:customStyle="1" w:styleId="DNVGL-RevisionrowChar">
    <w:name w:val="DNVGL-Revision row Char"/>
    <w:basedOn w:val="DefaultParagraphFont"/>
    <w:link w:val="DNVGL-Revisionrow"/>
    <w:uiPriority w:val="99"/>
    <w:rsid w:val="00866BDC"/>
    <w:rPr>
      <w:rFonts w:ascii="Arial" w:hAnsi="Arial" w:cs="Arial"/>
      <w:sz w:val="14"/>
      <w:szCs w:val="18"/>
      <w:lang w:val="en-GB"/>
    </w:rPr>
  </w:style>
  <w:style w:type="paragraph" w:customStyle="1" w:styleId="DNVGL-Revisionheadingrow">
    <w:name w:val="DNVGL-Revision heading row"/>
    <w:basedOn w:val="Normal"/>
    <w:link w:val="DNVGL-RevisionheadingrowChar"/>
    <w:uiPriority w:val="99"/>
    <w:rsid w:val="00866BDC"/>
    <w:pPr>
      <w:keepLines/>
    </w:pPr>
    <w:rPr>
      <w:sz w:val="14"/>
    </w:rPr>
  </w:style>
  <w:style w:type="character" w:customStyle="1" w:styleId="DNVGL-RevisionheadingrowChar">
    <w:name w:val="DNVGL-Revision heading row Char"/>
    <w:basedOn w:val="DefaultParagraphFont"/>
    <w:link w:val="DNVGL-Revisionheadingrow"/>
    <w:uiPriority w:val="99"/>
    <w:rsid w:val="00866BDC"/>
    <w:rPr>
      <w:rFonts w:ascii="Arial" w:hAnsi="Arial" w:cs="Arial"/>
      <w:sz w:val="14"/>
      <w:szCs w:val="18"/>
      <w:lang w:val="en-GB"/>
    </w:rPr>
  </w:style>
  <w:style w:type="paragraph" w:customStyle="1" w:styleId="DNVGL-Signature">
    <w:name w:val="DNVGL-Signature"/>
    <w:basedOn w:val="Normal"/>
    <w:link w:val="DNVGL-SignatureChar"/>
    <w:uiPriority w:val="99"/>
    <w:rsid w:val="00866BDC"/>
    <w:pPr>
      <w:keepLines/>
      <w:contextualSpacing/>
    </w:pPr>
    <w:rPr>
      <w:noProof/>
    </w:rPr>
  </w:style>
  <w:style w:type="character" w:customStyle="1" w:styleId="DNVGL-SignatureChar">
    <w:name w:val="DNVGL-Signature Char"/>
    <w:basedOn w:val="DefaultParagraphFont"/>
    <w:link w:val="DNVGL-Signature"/>
    <w:uiPriority w:val="99"/>
    <w:rsid w:val="00866BDC"/>
    <w:rPr>
      <w:rFonts w:ascii="Arial" w:hAnsi="Arial" w:cs="Arial"/>
      <w:noProof/>
      <w:sz w:val="18"/>
      <w:szCs w:val="18"/>
      <w:lang w:val="en-GB"/>
    </w:rPr>
  </w:style>
  <w:style w:type="paragraph" w:customStyle="1" w:styleId="DNVGL-Signaturesmall">
    <w:name w:val="DNVGL-Signature (small)"/>
    <w:basedOn w:val="DNVGL-Signature"/>
    <w:link w:val="DNVGL-SignaturesmallChar"/>
    <w:uiPriority w:val="99"/>
    <w:rsid w:val="00866BDC"/>
    <w:rPr>
      <w:sz w:val="14"/>
    </w:rPr>
  </w:style>
  <w:style w:type="character" w:customStyle="1" w:styleId="DNVGL-SignaturesmallChar">
    <w:name w:val="DNVGL-Signature (small) Char"/>
    <w:basedOn w:val="DefaultParagraphFont"/>
    <w:link w:val="DNVGL-Signaturesmall"/>
    <w:uiPriority w:val="99"/>
    <w:rsid w:val="00866BDC"/>
    <w:rPr>
      <w:rFonts w:ascii="Arial" w:hAnsi="Arial" w:cs="Arial"/>
      <w:noProof/>
      <w:sz w:val="14"/>
      <w:szCs w:val="18"/>
      <w:lang w:val="en-GB"/>
    </w:rPr>
  </w:style>
  <w:style w:type="paragraph" w:customStyle="1" w:styleId="DNVGL-Closing">
    <w:name w:val="DNVGL-Closing"/>
    <w:basedOn w:val="Normal"/>
    <w:next w:val="DNVGL-Signature"/>
    <w:link w:val="DNVGL-ClosingChar"/>
    <w:uiPriority w:val="99"/>
    <w:rsid w:val="00866BDC"/>
    <w:pPr>
      <w:keepNext/>
      <w:keepLines/>
      <w:spacing w:before="480" w:after="720" w:line="280" w:lineRule="atLeast"/>
      <w:contextualSpacing/>
    </w:pPr>
    <w:rPr>
      <w:noProof/>
    </w:rPr>
  </w:style>
  <w:style w:type="character" w:customStyle="1" w:styleId="DNVGL-ClosingChar">
    <w:name w:val="DNVGL-Closing Char"/>
    <w:basedOn w:val="DefaultParagraphFont"/>
    <w:link w:val="DNVGL-Closing"/>
    <w:uiPriority w:val="99"/>
    <w:rsid w:val="00866BDC"/>
    <w:rPr>
      <w:rFonts w:ascii="Arial" w:hAnsi="Arial" w:cs="Arial"/>
      <w:noProof/>
      <w:sz w:val="18"/>
      <w:szCs w:val="18"/>
      <w:lang w:val="en-GB"/>
    </w:rPr>
  </w:style>
  <w:style w:type="paragraph" w:customStyle="1" w:styleId="CMCHeading">
    <w:name w:val="CMCHeading"/>
    <w:basedOn w:val="Normal"/>
    <w:next w:val="Normal"/>
    <w:link w:val="CMCHeadingChar"/>
    <w:uiPriority w:val="99"/>
    <w:rsid w:val="00866BDC"/>
    <w:rPr>
      <w:b/>
      <w:sz w:val="22"/>
    </w:rPr>
  </w:style>
  <w:style w:type="character" w:customStyle="1" w:styleId="CMCHeadingChar">
    <w:name w:val="CMCHeading Char"/>
    <w:basedOn w:val="DefaultParagraphFont"/>
    <w:link w:val="CMCHeading"/>
    <w:uiPriority w:val="99"/>
    <w:rsid w:val="00866BDC"/>
    <w:rPr>
      <w:rFonts w:ascii="Arial" w:hAnsi="Arial" w:cs="Arial"/>
      <w:b/>
      <w:szCs w:val="18"/>
      <w:lang w:val="en-GB"/>
    </w:rPr>
  </w:style>
  <w:style w:type="paragraph" w:customStyle="1" w:styleId="CMCConfidential">
    <w:name w:val="CMCConfidential"/>
    <w:basedOn w:val="Normal"/>
    <w:link w:val="CMCConfidentialChar"/>
    <w:uiPriority w:val="99"/>
    <w:rsid w:val="00866BDC"/>
    <w:rPr>
      <w:color w:val="FF0000"/>
    </w:rPr>
  </w:style>
  <w:style w:type="character" w:customStyle="1" w:styleId="CMCConfidentialChar">
    <w:name w:val="CMCConfidential Char"/>
    <w:basedOn w:val="DefaultParagraphFont"/>
    <w:link w:val="CMCConfidential"/>
    <w:uiPriority w:val="99"/>
    <w:rsid w:val="00866BDC"/>
    <w:rPr>
      <w:rFonts w:ascii="Arial" w:hAnsi="Arial" w:cs="Arial"/>
      <w:color w:val="FF0000"/>
      <w:sz w:val="18"/>
      <w:szCs w:val="18"/>
      <w:lang w:val="en-GB"/>
    </w:rPr>
  </w:style>
  <w:style w:type="paragraph" w:customStyle="1" w:styleId="CMCConfidentialText">
    <w:name w:val="CMCConfidentialText"/>
    <w:basedOn w:val="CMCConfidential"/>
    <w:link w:val="CMCConfidentialTextChar"/>
    <w:uiPriority w:val="99"/>
    <w:rsid w:val="00866BDC"/>
  </w:style>
  <w:style w:type="character" w:customStyle="1" w:styleId="CMCConfidentialTextChar">
    <w:name w:val="CMCConfidentialText Char"/>
    <w:basedOn w:val="DefaultParagraphFont"/>
    <w:link w:val="CMCConfidentialText"/>
    <w:rsid w:val="00866BDC"/>
    <w:rPr>
      <w:rFonts w:ascii="Arial" w:hAnsi="Arial" w:cs="Arial"/>
      <w:color w:val="FF0000"/>
      <w:sz w:val="18"/>
      <w:szCs w:val="18"/>
      <w:lang w:val="en-GB"/>
    </w:rPr>
  </w:style>
  <w:style w:type="paragraph" w:customStyle="1" w:styleId="DNVGL-AppListing">
    <w:name w:val="DNVGL-App Listing"/>
    <w:basedOn w:val="Normal"/>
    <w:link w:val="DNVGL-AppListingChar"/>
    <w:uiPriority w:val="99"/>
    <w:rsid w:val="00866BDC"/>
    <w:pPr>
      <w:keepLines/>
      <w:numPr>
        <w:numId w:val="4"/>
      </w:numPr>
    </w:pPr>
    <w:rPr>
      <w:color w:val="0F204B"/>
    </w:rPr>
  </w:style>
  <w:style w:type="character" w:customStyle="1" w:styleId="DNVGL-AppListingChar">
    <w:name w:val="DNVGL-App Listing Char"/>
    <w:basedOn w:val="DefaultParagraphFont"/>
    <w:link w:val="DNVGL-AppListing"/>
    <w:uiPriority w:val="99"/>
    <w:rsid w:val="00866BDC"/>
    <w:rPr>
      <w:rFonts w:ascii="Arial" w:hAnsi="Arial" w:cs="Arial"/>
      <w:color w:val="0F204B"/>
      <w:sz w:val="18"/>
      <w:szCs w:val="18"/>
      <w:lang w:val="en-GB"/>
    </w:rPr>
  </w:style>
  <w:style w:type="paragraph" w:customStyle="1" w:styleId="DNVGL-AppText">
    <w:name w:val="DNVGL-App Text"/>
    <w:basedOn w:val="Normal"/>
    <w:next w:val="BodyText"/>
    <w:link w:val="DNVGL-AppTextChar"/>
    <w:uiPriority w:val="99"/>
    <w:rsid w:val="00866BDC"/>
    <w:pPr>
      <w:spacing w:after="120"/>
    </w:pPr>
    <w:rPr>
      <w:b/>
      <w:color w:val="0F204B"/>
      <w:sz w:val="26"/>
    </w:rPr>
  </w:style>
  <w:style w:type="character" w:customStyle="1" w:styleId="DNVGL-AppTextChar">
    <w:name w:val="DNVGL-App Text Char"/>
    <w:basedOn w:val="DefaultParagraphFont"/>
    <w:link w:val="DNVGL-AppText"/>
    <w:uiPriority w:val="99"/>
    <w:rsid w:val="00866BDC"/>
    <w:rPr>
      <w:rFonts w:ascii="Arial" w:hAnsi="Arial" w:cs="Arial"/>
      <w:b/>
      <w:color w:val="0F204B"/>
      <w:sz w:val="26"/>
      <w:szCs w:val="18"/>
      <w:lang w:val="en-GB"/>
    </w:rPr>
  </w:style>
  <w:style w:type="paragraph" w:customStyle="1" w:styleId="DNVGL-Appendix">
    <w:name w:val="DNVGL-Appendix"/>
    <w:basedOn w:val="Normal"/>
    <w:next w:val="BodyText"/>
    <w:link w:val="DNVGL-AppendixChar"/>
    <w:uiPriority w:val="99"/>
    <w:rsid w:val="00866BDC"/>
    <w:pPr>
      <w:pBdr>
        <w:bottom w:val="single" w:sz="6" w:space="0" w:color="009FDA"/>
      </w:pBdr>
    </w:pPr>
    <w:rPr>
      <w:b/>
      <w:caps/>
      <w:noProof/>
      <w:color w:val="0F204B"/>
      <w:sz w:val="26"/>
    </w:rPr>
  </w:style>
  <w:style w:type="character" w:customStyle="1" w:styleId="DNVGL-AppendixChar">
    <w:name w:val="DNVGL-Appendix Char"/>
    <w:basedOn w:val="DefaultParagraphFont"/>
    <w:link w:val="DNVGL-Appendix"/>
    <w:uiPriority w:val="99"/>
    <w:rsid w:val="00866BDC"/>
    <w:rPr>
      <w:rFonts w:ascii="Arial" w:hAnsi="Arial" w:cs="Arial"/>
      <w:b/>
      <w:caps/>
      <w:noProof/>
      <w:color w:val="0F204B"/>
      <w:sz w:val="26"/>
      <w:szCs w:val="18"/>
      <w:lang w:val="en-GB"/>
    </w:rPr>
  </w:style>
  <w:style w:type="paragraph" w:customStyle="1" w:styleId="DNVGL-BackcoverTitle">
    <w:name w:val="DNVGL-Backcover Title"/>
    <w:basedOn w:val="Normal"/>
    <w:next w:val="BodyText"/>
    <w:link w:val="DNVGL-BackcoverTitleChar"/>
    <w:uiPriority w:val="99"/>
    <w:rsid w:val="00866BDC"/>
    <w:rPr>
      <w:b/>
      <w:noProof/>
      <w:color w:val="0F204B"/>
      <w:sz w:val="26"/>
    </w:rPr>
  </w:style>
  <w:style w:type="character" w:customStyle="1" w:styleId="DNVGL-BackcoverTitleChar">
    <w:name w:val="DNVGL-Backcover Title Char"/>
    <w:basedOn w:val="DefaultParagraphFont"/>
    <w:link w:val="DNVGL-BackcoverTitle"/>
    <w:uiPriority w:val="99"/>
    <w:rsid w:val="00866BDC"/>
    <w:rPr>
      <w:rFonts w:ascii="Arial" w:hAnsi="Arial" w:cs="Arial"/>
      <w:b/>
      <w:noProof/>
      <w:color w:val="0F204B"/>
      <w:sz w:val="26"/>
      <w:szCs w:val="18"/>
      <w:lang w:val="en-GB"/>
    </w:rPr>
  </w:style>
  <w:style w:type="paragraph" w:customStyle="1" w:styleId="Bodytexthighlight">
    <w:name w:val="Body text highlight"/>
    <w:basedOn w:val="BodyText"/>
    <w:link w:val="BodytexthighlightChar"/>
    <w:uiPriority w:val="99"/>
    <w:rsid w:val="00866BDC"/>
    <w:pPr>
      <w:shd w:val="clear" w:color="auto" w:fill="FFFF99"/>
    </w:pPr>
    <w:rPr>
      <w:color w:val="0F204B"/>
    </w:rPr>
  </w:style>
  <w:style w:type="character" w:customStyle="1" w:styleId="BodytexthighlightChar">
    <w:name w:val="Body text highlight Char"/>
    <w:basedOn w:val="DefaultParagraphFont"/>
    <w:link w:val="Bodytexthighlight"/>
    <w:uiPriority w:val="99"/>
    <w:rsid w:val="00866BDC"/>
    <w:rPr>
      <w:rFonts w:ascii="Arial" w:hAnsi="Arial" w:cs="Arial"/>
      <w:color w:val="0F204B"/>
      <w:sz w:val="18"/>
      <w:szCs w:val="18"/>
      <w:shd w:val="clear" w:color="auto" w:fill="FFFF99"/>
      <w:lang w:val="en-GB"/>
    </w:rPr>
  </w:style>
  <w:style w:type="paragraph" w:customStyle="1" w:styleId="DNVGL-capEquation">
    <w:name w:val="DNVGL-capEquation"/>
    <w:basedOn w:val="Normal"/>
    <w:next w:val="BodyText"/>
    <w:link w:val="DNVGL-capEquationChar"/>
    <w:uiPriority w:val="99"/>
    <w:rsid w:val="00866BDC"/>
    <w:pPr>
      <w:keepLines/>
      <w:spacing w:before="120" w:after="120"/>
      <w:ind w:left="142" w:right="113" w:hanging="142"/>
    </w:pPr>
    <w:rPr>
      <w:b/>
    </w:rPr>
  </w:style>
  <w:style w:type="character" w:customStyle="1" w:styleId="DNVGL-capEquationChar">
    <w:name w:val="DNVGL-capEquation Char"/>
    <w:basedOn w:val="DefaultParagraphFont"/>
    <w:link w:val="DNVGL-capEquation"/>
    <w:uiPriority w:val="99"/>
    <w:rsid w:val="00866BDC"/>
    <w:rPr>
      <w:rFonts w:ascii="Arial" w:hAnsi="Arial" w:cs="Arial"/>
      <w:b/>
      <w:sz w:val="18"/>
      <w:szCs w:val="18"/>
      <w:lang w:val="en-GB"/>
    </w:rPr>
  </w:style>
  <w:style w:type="paragraph" w:customStyle="1" w:styleId="DNVGL-capFigure">
    <w:name w:val="DNVGL-capFigure"/>
    <w:basedOn w:val="Normal"/>
    <w:next w:val="BodyText"/>
    <w:link w:val="DNVGL-capFigureChar"/>
    <w:uiPriority w:val="99"/>
    <w:rsid w:val="00866BDC"/>
    <w:pPr>
      <w:keepNext/>
    </w:pPr>
    <w:rPr>
      <w:b/>
    </w:rPr>
  </w:style>
  <w:style w:type="character" w:customStyle="1" w:styleId="DNVGL-capFigureChar">
    <w:name w:val="DNVGL-capFigure Char"/>
    <w:basedOn w:val="DefaultParagraphFont"/>
    <w:link w:val="DNVGL-capFigure"/>
    <w:uiPriority w:val="99"/>
    <w:rsid w:val="00866BDC"/>
    <w:rPr>
      <w:rFonts w:ascii="Arial" w:hAnsi="Arial" w:cs="Arial"/>
      <w:b/>
      <w:sz w:val="18"/>
      <w:szCs w:val="18"/>
      <w:lang w:val="en-GB"/>
    </w:rPr>
  </w:style>
  <w:style w:type="paragraph" w:customStyle="1" w:styleId="DNVGL-capTable">
    <w:name w:val="DNVGL-capTable"/>
    <w:basedOn w:val="Normal"/>
    <w:next w:val="BodyText"/>
    <w:link w:val="DNVGL-capTableChar"/>
    <w:uiPriority w:val="99"/>
    <w:rsid w:val="00866BDC"/>
    <w:pPr>
      <w:keepNext/>
      <w:spacing w:before="100" w:after="60" w:line="280" w:lineRule="atLeast"/>
    </w:pPr>
    <w:rPr>
      <w:b/>
    </w:rPr>
  </w:style>
  <w:style w:type="character" w:customStyle="1" w:styleId="DNVGL-capTableChar">
    <w:name w:val="DNVGL-capTable Char"/>
    <w:basedOn w:val="DefaultParagraphFont"/>
    <w:link w:val="DNVGL-capTable"/>
    <w:uiPriority w:val="99"/>
    <w:rsid w:val="00866BDC"/>
    <w:rPr>
      <w:rFonts w:ascii="Arial" w:hAnsi="Arial" w:cs="Arial"/>
      <w:b/>
      <w:sz w:val="18"/>
      <w:szCs w:val="18"/>
      <w:lang w:val="en-GB"/>
    </w:rPr>
  </w:style>
  <w:style w:type="paragraph" w:customStyle="1" w:styleId="DNVGL-FigureComment">
    <w:name w:val="DNVGL-FigureComment"/>
    <w:basedOn w:val="Normal"/>
    <w:link w:val="DNVGL-FigureCommentChar"/>
    <w:uiPriority w:val="99"/>
    <w:rsid w:val="00866BDC"/>
    <w:pPr>
      <w:keepLines/>
      <w:spacing w:after="180"/>
      <w:ind w:left="142" w:hanging="142"/>
      <w:contextualSpacing/>
    </w:pPr>
    <w:rPr>
      <w:sz w:val="13"/>
    </w:rPr>
  </w:style>
  <w:style w:type="character" w:customStyle="1" w:styleId="DNVGL-FigureCommentChar">
    <w:name w:val="DNVGL-FigureComment Char"/>
    <w:basedOn w:val="DefaultParagraphFont"/>
    <w:link w:val="DNVGL-FigureComment"/>
    <w:uiPriority w:val="99"/>
    <w:rsid w:val="00866BDC"/>
    <w:rPr>
      <w:rFonts w:ascii="Arial" w:hAnsi="Arial" w:cs="Arial"/>
      <w:sz w:val="13"/>
      <w:szCs w:val="18"/>
      <w:lang w:val="en-GB"/>
    </w:rPr>
  </w:style>
  <w:style w:type="paragraph" w:customStyle="1" w:styleId="DNVGL-TableComment">
    <w:name w:val="DNVGL-TableComment"/>
    <w:basedOn w:val="Normal"/>
    <w:link w:val="DNVGL-TableCommentChar"/>
    <w:uiPriority w:val="99"/>
    <w:rsid w:val="00866BDC"/>
    <w:pPr>
      <w:keepLines/>
      <w:spacing w:after="180"/>
      <w:ind w:left="142" w:hanging="142"/>
      <w:contextualSpacing/>
    </w:pPr>
    <w:rPr>
      <w:sz w:val="13"/>
    </w:rPr>
  </w:style>
  <w:style w:type="character" w:customStyle="1" w:styleId="DNVGL-TableCommentChar">
    <w:name w:val="DNVGL-TableComment Char"/>
    <w:basedOn w:val="DefaultParagraphFont"/>
    <w:link w:val="DNVGL-TableComment"/>
    <w:uiPriority w:val="99"/>
    <w:rsid w:val="00866BDC"/>
    <w:rPr>
      <w:rFonts w:ascii="Arial" w:hAnsi="Arial" w:cs="Arial"/>
      <w:sz w:val="13"/>
      <w:szCs w:val="18"/>
      <w:lang w:val="en-GB"/>
    </w:rPr>
  </w:style>
  <w:style w:type="paragraph" w:customStyle="1" w:styleId="DNVGL-TableText">
    <w:name w:val="DNVGL-TableText"/>
    <w:basedOn w:val="Normal"/>
    <w:link w:val="DNVGL-TableTextChar"/>
    <w:uiPriority w:val="99"/>
    <w:rsid w:val="00866BDC"/>
    <w:pPr>
      <w:keepNext/>
      <w:keepLines/>
      <w:spacing w:before="20" w:after="20"/>
    </w:pPr>
    <w:rPr>
      <w:sz w:val="16"/>
    </w:rPr>
  </w:style>
  <w:style w:type="character" w:customStyle="1" w:styleId="DNVGL-TableTextChar">
    <w:name w:val="DNVGL-TableText Char"/>
    <w:basedOn w:val="DefaultParagraphFont"/>
    <w:link w:val="DNVGL-TableText"/>
    <w:uiPriority w:val="99"/>
    <w:rsid w:val="00866BDC"/>
    <w:rPr>
      <w:rFonts w:ascii="Arial" w:hAnsi="Arial" w:cs="Arial"/>
      <w:sz w:val="16"/>
      <w:szCs w:val="18"/>
      <w:lang w:val="en-GB"/>
    </w:rPr>
  </w:style>
  <w:style w:type="paragraph" w:customStyle="1" w:styleId="DNVGL-TableHeadingText">
    <w:name w:val="DNVGL-TableHeadingText"/>
    <w:basedOn w:val="DNVGL-TableText"/>
    <w:link w:val="DNVGL-TableHeadingTextChar"/>
    <w:uiPriority w:val="99"/>
    <w:rsid w:val="00866BDC"/>
    <w:rPr>
      <w:b/>
    </w:rPr>
  </w:style>
  <w:style w:type="character" w:customStyle="1" w:styleId="DNVGL-TableHeadingTextChar">
    <w:name w:val="DNVGL-TableHeadingText Char"/>
    <w:basedOn w:val="DefaultParagraphFont"/>
    <w:link w:val="DNVGL-TableHeadingText"/>
    <w:uiPriority w:val="99"/>
    <w:rsid w:val="00866BDC"/>
    <w:rPr>
      <w:rFonts w:ascii="Arial" w:hAnsi="Arial" w:cs="Arial"/>
      <w:b/>
      <w:sz w:val="16"/>
      <w:szCs w:val="18"/>
      <w:lang w:val="en-GB"/>
    </w:rPr>
  </w:style>
  <w:style w:type="paragraph" w:customStyle="1" w:styleId="DNVGL-TOCHeading">
    <w:name w:val="DNVGL-TOC Heading"/>
    <w:basedOn w:val="Normal"/>
    <w:next w:val="Normal"/>
    <w:link w:val="DNVGL-TOCHeadingChar"/>
    <w:uiPriority w:val="99"/>
    <w:rsid w:val="00866BDC"/>
    <w:pPr>
      <w:keepNext/>
      <w:pageBreakBefore/>
      <w:spacing w:before="180"/>
      <w:outlineLvl w:val="0"/>
    </w:pPr>
    <w:rPr>
      <w:sz w:val="26"/>
    </w:rPr>
  </w:style>
  <w:style w:type="character" w:customStyle="1" w:styleId="DNVGL-TOCHeadingChar">
    <w:name w:val="DNVGL-TOC Heading Char"/>
    <w:basedOn w:val="DefaultParagraphFont"/>
    <w:link w:val="DNVGL-TOCHeading"/>
    <w:uiPriority w:val="99"/>
    <w:rsid w:val="00866BDC"/>
    <w:rPr>
      <w:rFonts w:ascii="Arial" w:hAnsi="Arial" w:cs="Arial"/>
      <w:sz w:val="26"/>
      <w:szCs w:val="18"/>
      <w:lang w:val="en-GB"/>
    </w:rPr>
  </w:style>
  <w:style w:type="paragraph" w:customStyle="1" w:styleId="DNVGL-Cover-ProjectName">
    <w:name w:val="DNVGL-Cover-ProjectName"/>
    <w:basedOn w:val="Normal"/>
    <w:link w:val="DNVGL-Cover-ProjectNameChar"/>
    <w:uiPriority w:val="99"/>
    <w:rsid w:val="00221210"/>
    <w:pPr>
      <w:keepNext/>
      <w:keepLines/>
      <w:contextualSpacing/>
    </w:pPr>
    <w:rPr>
      <w:b/>
      <w:caps/>
      <w:color w:val="565655"/>
      <w:sz w:val="26"/>
    </w:rPr>
  </w:style>
  <w:style w:type="character" w:customStyle="1" w:styleId="DNVGL-Cover-ProjectNameChar">
    <w:name w:val="DNVGL-Cover-ProjectName Char"/>
    <w:basedOn w:val="DefaultParagraphFont"/>
    <w:link w:val="DNVGL-Cover-ProjectName"/>
    <w:uiPriority w:val="99"/>
    <w:rsid w:val="00221210"/>
    <w:rPr>
      <w:rFonts w:ascii="Arial" w:hAnsi="Arial" w:cs="Arial"/>
      <w:b/>
      <w:caps/>
      <w:color w:val="565655"/>
      <w:sz w:val="26"/>
      <w:szCs w:val="18"/>
      <w:lang w:val="en-GB"/>
    </w:rPr>
  </w:style>
  <w:style w:type="paragraph" w:customStyle="1" w:styleId="DNVGL-Cover-ReportTitle">
    <w:name w:val="DNVGL-Cover-ReportTitle"/>
    <w:basedOn w:val="Normal"/>
    <w:link w:val="DNVGL-Cover-ReportTitleChar"/>
    <w:uiPriority w:val="99"/>
    <w:rsid w:val="00221210"/>
    <w:pPr>
      <w:keepNext/>
      <w:keepLines/>
      <w:spacing w:after="240"/>
      <w:contextualSpacing/>
    </w:pPr>
    <w:rPr>
      <w:b/>
      <w:color w:val="0F204B"/>
      <w:sz w:val="56"/>
    </w:rPr>
  </w:style>
  <w:style w:type="character" w:customStyle="1" w:styleId="DNVGL-Cover-ReportTitleChar">
    <w:name w:val="DNVGL-Cover-ReportTitle Char"/>
    <w:basedOn w:val="DefaultParagraphFont"/>
    <w:link w:val="DNVGL-Cover-ReportTitle"/>
    <w:uiPriority w:val="99"/>
    <w:rsid w:val="00221210"/>
    <w:rPr>
      <w:rFonts w:ascii="Arial" w:hAnsi="Arial" w:cs="Arial"/>
      <w:b/>
      <w:color w:val="0F204B"/>
      <w:sz w:val="56"/>
      <w:szCs w:val="18"/>
      <w:lang w:val="en-GB"/>
    </w:rPr>
  </w:style>
  <w:style w:type="paragraph" w:customStyle="1" w:styleId="DNVGL-Cover-Company">
    <w:name w:val="DNVGL-Cover-Company"/>
    <w:basedOn w:val="Normal"/>
    <w:link w:val="DNVGL-Cover-CompanyChar"/>
    <w:uiPriority w:val="99"/>
    <w:rsid w:val="00221210"/>
    <w:pPr>
      <w:keepNext/>
      <w:keepLines/>
      <w:contextualSpacing/>
    </w:pPr>
    <w:rPr>
      <w:b/>
      <w:color w:val="565655"/>
      <w:sz w:val="28"/>
    </w:rPr>
  </w:style>
  <w:style w:type="character" w:customStyle="1" w:styleId="DNVGL-Cover-CompanyChar">
    <w:name w:val="DNVGL-Cover-Company Char"/>
    <w:basedOn w:val="DefaultParagraphFont"/>
    <w:link w:val="DNVGL-Cover-Company"/>
    <w:uiPriority w:val="99"/>
    <w:rsid w:val="00221210"/>
    <w:rPr>
      <w:rFonts w:ascii="Arial" w:hAnsi="Arial" w:cs="Arial"/>
      <w:b/>
      <w:color w:val="565655"/>
      <w:sz w:val="28"/>
      <w:szCs w:val="18"/>
      <w:lang w:val="en-GB"/>
    </w:rPr>
  </w:style>
  <w:style w:type="paragraph" w:styleId="BalloonText">
    <w:name w:val="Balloon Text"/>
    <w:basedOn w:val="Normal"/>
    <w:link w:val="BalloonTextChar"/>
    <w:uiPriority w:val="99"/>
    <w:semiHidden/>
    <w:unhideWhenUsed/>
    <w:rsid w:val="00866BDC"/>
    <w:rPr>
      <w:rFonts w:ascii="Tahoma" w:hAnsi="Tahoma" w:cs="Tahoma"/>
      <w:sz w:val="16"/>
      <w:szCs w:val="16"/>
    </w:rPr>
  </w:style>
  <w:style w:type="character" w:customStyle="1" w:styleId="BalloonTextChar">
    <w:name w:val="Balloon Text Char"/>
    <w:basedOn w:val="DefaultParagraphFont"/>
    <w:link w:val="BalloonText"/>
    <w:uiPriority w:val="99"/>
    <w:semiHidden/>
    <w:rsid w:val="00866BDC"/>
    <w:rPr>
      <w:rFonts w:ascii="Tahoma" w:hAnsi="Tahoma" w:cs="Tahoma"/>
      <w:sz w:val="16"/>
      <w:szCs w:val="16"/>
      <w:lang w:val="en-GB"/>
    </w:rPr>
  </w:style>
  <w:style w:type="paragraph" w:styleId="Bibliography">
    <w:name w:val="Bibliography"/>
    <w:basedOn w:val="Normal"/>
    <w:next w:val="Normal"/>
    <w:uiPriority w:val="99"/>
    <w:semiHidden/>
    <w:unhideWhenUsed/>
    <w:rsid w:val="00866BDC"/>
  </w:style>
  <w:style w:type="paragraph" w:styleId="BlockText">
    <w:name w:val="Block Text"/>
    <w:basedOn w:val="Normal"/>
    <w:uiPriority w:val="99"/>
    <w:semiHidden/>
    <w:unhideWhenUsed/>
    <w:rsid w:val="00866BDC"/>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BodyText2">
    <w:name w:val="Body Text 2"/>
    <w:basedOn w:val="Normal"/>
    <w:link w:val="BodyText2Char"/>
    <w:uiPriority w:val="99"/>
    <w:semiHidden/>
    <w:unhideWhenUsed/>
    <w:rsid w:val="00866BDC"/>
    <w:pPr>
      <w:spacing w:after="120" w:line="480" w:lineRule="auto"/>
    </w:pPr>
  </w:style>
  <w:style w:type="character" w:customStyle="1" w:styleId="BodyText2Char">
    <w:name w:val="Body Text 2 Char"/>
    <w:basedOn w:val="DefaultParagraphFont"/>
    <w:link w:val="BodyText2"/>
    <w:uiPriority w:val="99"/>
    <w:semiHidden/>
    <w:rsid w:val="00866BDC"/>
    <w:rPr>
      <w:rFonts w:ascii="Arial" w:hAnsi="Arial" w:cs="Arial"/>
      <w:sz w:val="18"/>
      <w:szCs w:val="18"/>
      <w:lang w:val="en-GB"/>
    </w:rPr>
  </w:style>
  <w:style w:type="paragraph" w:styleId="BodyText3">
    <w:name w:val="Body Text 3"/>
    <w:basedOn w:val="Normal"/>
    <w:link w:val="BodyText3Char"/>
    <w:uiPriority w:val="99"/>
    <w:semiHidden/>
    <w:unhideWhenUsed/>
    <w:rsid w:val="00866BDC"/>
    <w:pPr>
      <w:spacing w:after="120"/>
    </w:pPr>
    <w:rPr>
      <w:sz w:val="16"/>
      <w:szCs w:val="16"/>
    </w:rPr>
  </w:style>
  <w:style w:type="character" w:customStyle="1" w:styleId="BodyText3Char">
    <w:name w:val="Body Text 3 Char"/>
    <w:basedOn w:val="DefaultParagraphFont"/>
    <w:link w:val="BodyText3"/>
    <w:uiPriority w:val="99"/>
    <w:semiHidden/>
    <w:rsid w:val="00866BDC"/>
    <w:rPr>
      <w:rFonts w:ascii="Arial" w:hAnsi="Arial" w:cs="Arial"/>
      <w:sz w:val="16"/>
      <w:szCs w:val="16"/>
      <w:lang w:val="en-GB"/>
    </w:rPr>
  </w:style>
  <w:style w:type="paragraph" w:styleId="BodyTextFirstIndent">
    <w:name w:val="Body Text First Indent"/>
    <w:basedOn w:val="BodyText"/>
    <w:link w:val="BodyTextFirstIndentChar"/>
    <w:uiPriority w:val="99"/>
    <w:semiHidden/>
    <w:unhideWhenUsed/>
    <w:rsid w:val="00866BDC"/>
    <w:pPr>
      <w:spacing w:before="0" w:after="0" w:line="240" w:lineRule="auto"/>
      <w:ind w:firstLine="360"/>
    </w:pPr>
  </w:style>
  <w:style w:type="character" w:customStyle="1" w:styleId="BodyTextFirstIndentChar">
    <w:name w:val="Body Text First Indent Char"/>
    <w:basedOn w:val="BodyTextChar"/>
    <w:link w:val="BodyTextFirstIndent"/>
    <w:uiPriority w:val="99"/>
    <w:semiHidden/>
    <w:rsid w:val="00866BDC"/>
    <w:rPr>
      <w:rFonts w:ascii="Arial" w:hAnsi="Arial" w:cs="Arial"/>
      <w:sz w:val="18"/>
      <w:szCs w:val="18"/>
      <w:lang w:val="en-GB"/>
    </w:rPr>
  </w:style>
  <w:style w:type="paragraph" w:styleId="BodyTextIndent">
    <w:name w:val="Body Text Indent"/>
    <w:basedOn w:val="Normal"/>
    <w:link w:val="BodyTextIndentChar"/>
    <w:uiPriority w:val="99"/>
    <w:semiHidden/>
    <w:unhideWhenUsed/>
    <w:rsid w:val="00866BDC"/>
    <w:pPr>
      <w:spacing w:after="120"/>
      <w:ind w:left="283"/>
    </w:pPr>
  </w:style>
  <w:style w:type="character" w:customStyle="1" w:styleId="BodyTextIndentChar">
    <w:name w:val="Body Text Indent Char"/>
    <w:basedOn w:val="DefaultParagraphFont"/>
    <w:link w:val="BodyTextIndent"/>
    <w:uiPriority w:val="99"/>
    <w:semiHidden/>
    <w:rsid w:val="00866BDC"/>
    <w:rPr>
      <w:rFonts w:ascii="Arial" w:hAnsi="Arial" w:cs="Arial"/>
      <w:sz w:val="18"/>
      <w:szCs w:val="18"/>
      <w:lang w:val="en-GB"/>
    </w:rPr>
  </w:style>
  <w:style w:type="paragraph" w:styleId="BodyTextFirstIndent2">
    <w:name w:val="Body Text First Indent 2"/>
    <w:basedOn w:val="BodyTextIndent"/>
    <w:link w:val="BodyTextFirstIndent2Char"/>
    <w:uiPriority w:val="99"/>
    <w:semiHidden/>
    <w:unhideWhenUsed/>
    <w:rsid w:val="00866BDC"/>
    <w:pPr>
      <w:spacing w:after="0"/>
      <w:ind w:left="360" w:firstLine="360"/>
    </w:pPr>
  </w:style>
  <w:style w:type="character" w:customStyle="1" w:styleId="BodyTextFirstIndent2Char">
    <w:name w:val="Body Text First Indent 2 Char"/>
    <w:basedOn w:val="BodyTextIndentChar"/>
    <w:link w:val="BodyTextFirstIndent2"/>
    <w:uiPriority w:val="99"/>
    <w:semiHidden/>
    <w:rsid w:val="00866BDC"/>
    <w:rPr>
      <w:rFonts w:ascii="Arial" w:hAnsi="Arial" w:cs="Arial"/>
      <w:sz w:val="18"/>
      <w:szCs w:val="18"/>
      <w:lang w:val="en-GB"/>
    </w:rPr>
  </w:style>
  <w:style w:type="paragraph" w:styleId="BodyTextIndent2">
    <w:name w:val="Body Text Indent 2"/>
    <w:basedOn w:val="Normal"/>
    <w:link w:val="BodyTextIndent2Char"/>
    <w:uiPriority w:val="99"/>
    <w:semiHidden/>
    <w:unhideWhenUsed/>
    <w:rsid w:val="00866BDC"/>
    <w:pPr>
      <w:spacing w:after="120" w:line="480" w:lineRule="auto"/>
      <w:ind w:left="283"/>
    </w:pPr>
  </w:style>
  <w:style w:type="character" w:customStyle="1" w:styleId="BodyTextIndent2Char">
    <w:name w:val="Body Text Indent 2 Char"/>
    <w:basedOn w:val="DefaultParagraphFont"/>
    <w:link w:val="BodyTextIndent2"/>
    <w:uiPriority w:val="99"/>
    <w:semiHidden/>
    <w:rsid w:val="00866BDC"/>
    <w:rPr>
      <w:rFonts w:ascii="Arial" w:hAnsi="Arial" w:cs="Arial"/>
      <w:sz w:val="18"/>
      <w:szCs w:val="18"/>
      <w:lang w:val="en-GB"/>
    </w:rPr>
  </w:style>
  <w:style w:type="paragraph" w:styleId="BodyTextIndent3">
    <w:name w:val="Body Text Indent 3"/>
    <w:basedOn w:val="Normal"/>
    <w:link w:val="BodyTextIndent3Char"/>
    <w:uiPriority w:val="99"/>
    <w:semiHidden/>
    <w:unhideWhenUsed/>
    <w:rsid w:val="00866BD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66BDC"/>
    <w:rPr>
      <w:rFonts w:ascii="Arial" w:hAnsi="Arial" w:cs="Arial"/>
      <w:sz w:val="16"/>
      <w:szCs w:val="16"/>
      <w:lang w:val="en-GB"/>
    </w:rPr>
  </w:style>
  <w:style w:type="character" w:styleId="BookTitle">
    <w:name w:val="Book Title"/>
    <w:basedOn w:val="DefaultParagraphFont"/>
    <w:uiPriority w:val="99"/>
    <w:semiHidden/>
    <w:unhideWhenUsed/>
    <w:rsid w:val="00866BDC"/>
    <w:rPr>
      <w:b/>
      <w:bCs/>
      <w:smallCaps/>
      <w:spacing w:val="5"/>
    </w:rPr>
  </w:style>
  <w:style w:type="paragraph" w:styleId="Closing">
    <w:name w:val="Closing"/>
    <w:basedOn w:val="Normal"/>
    <w:link w:val="ClosingChar"/>
    <w:uiPriority w:val="99"/>
    <w:semiHidden/>
    <w:unhideWhenUsed/>
    <w:rsid w:val="00866BDC"/>
    <w:pPr>
      <w:ind w:left="4252"/>
    </w:pPr>
  </w:style>
  <w:style w:type="character" w:customStyle="1" w:styleId="ClosingChar">
    <w:name w:val="Closing Char"/>
    <w:basedOn w:val="DefaultParagraphFont"/>
    <w:link w:val="Closing"/>
    <w:uiPriority w:val="99"/>
    <w:semiHidden/>
    <w:rsid w:val="00866BDC"/>
    <w:rPr>
      <w:rFonts w:ascii="Arial" w:hAnsi="Arial" w:cs="Arial"/>
      <w:sz w:val="18"/>
      <w:szCs w:val="18"/>
      <w:lang w:val="en-GB"/>
    </w:rPr>
  </w:style>
  <w:style w:type="character" w:styleId="CommentReference">
    <w:name w:val="annotation reference"/>
    <w:basedOn w:val="DefaultParagraphFont"/>
    <w:uiPriority w:val="99"/>
    <w:semiHidden/>
    <w:unhideWhenUsed/>
    <w:rsid w:val="00866BDC"/>
    <w:rPr>
      <w:sz w:val="16"/>
      <w:szCs w:val="16"/>
    </w:rPr>
  </w:style>
  <w:style w:type="paragraph" w:styleId="CommentText">
    <w:name w:val="annotation text"/>
    <w:basedOn w:val="Normal"/>
    <w:link w:val="CommentTextChar"/>
    <w:uiPriority w:val="99"/>
    <w:semiHidden/>
    <w:unhideWhenUsed/>
    <w:rsid w:val="00866BDC"/>
    <w:rPr>
      <w:sz w:val="20"/>
      <w:szCs w:val="20"/>
    </w:rPr>
  </w:style>
  <w:style w:type="character" w:customStyle="1" w:styleId="CommentTextChar">
    <w:name w:val="Comment Text Char"/>
    <w:basedOn w:val="DefaultParagraphFont"/>
    <w:link w:val="CommentText"/>
    <w:uiPriority w:val="99"/>
    <w:semiHidden/>
    <w:rsid w:val="00866BDC"/>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866BDC"/>
    <w:rPr>
      <w:b/>
      <w:bCs/>
    </w:rPr>
  </w:style>
  <w:style w:type="character" w:customStyle="1" w:styleId="CommentSubjectChar">
    <w:name w:val="Comment Subject Char"/>
    <w:basedOn w:val="CommentTextChar"/>
    <w:link w:val="CommentSubject"/>
    <w:uiPriority w:val="99"/>
    <w:semiHidden/>
    <w:rsid w:val="00866BDC"/>
    <w:rPr>
      <w:rFonts w:ascii="Arial" w:hAnsi="Arial" w:cs="Arial"/>
      <w:b/>
      <w:bCs/>
      <w:sz w:val="20"/>
      <w:szCs w:val="20"/>
      <w:lang w:val="en-GB"/>
    </w:rPr>
  </w:style>
  <w:style w:type="paragraph" w:styleId="Date">
    <w:name w:val="Date"/>
    <w:basedOn w:val="Normal"/>
    <w:next w:val="Normal"/>
    <w:link w:val="DateChar"/>
    <w:uiPriority w:val="99"/>
    <w:semiHidden/>
    <w:unhideWhenUsed/>
    <w:rsid w:val="00866BDC"/>
  </w:style>
  <w:style w:type="character" w:customStyle="1" w:styleId="DateChar">
    <w:name w:val="Date Char"/>
    <w:basedOn w:val="DefaultParagraphFont"/>
    <w:link w:val="Date"/>
    <w:uiPriority w:val="99"/>
    <w:semiHidden/>
    <w:rsid w:val="00866BDC"/>
    <w:rPr>
      <w:rFonts w:ascii="Arial" w:hAnsi="Arial" w:cs="Arial"/>
      <w:sz w:val="18"/>
      <w:szCs w:val="18"/>
      <w:lang w:val="en-GB"/>
    </w:rPr>
  </w:style>
  <w:style w:type="paragraph" w:styleId="DocumentMap">
    <w:name w:val="Document Map"/>
    <w:basedOn w:val="Normal"/>
    <w:link w:val="DocumentMapChar"/>
    <w:uiPriority w:val="99"/>
    <w:semiHidden/>
    <w:unhideWhenUsed/>
    <w:rsid w:val="00866BDC"/>
    <w:rPr>
      <w:rFonts w:ascii="Tahoma" w:hAnsi="Tahoma" w:cs="Tahoma"/>
      <w:sz w:val="16"/>
      <w:szCs w:val="16"/>
    </w:rPr>
  </w:style>
  <w:style w:type="character" w:customStyle="1" w:styleId="DocumentMapChar">
    <w:name w:val="Document Map Char"/>
    <w:basedOn w:val="DefaultParagraphFont"/>
    <w:link w:val="DocumentMap"/>
    <w:uiPriority w:val="99"/>
    <w:semiHidden/>
    <w:rsid w:val="00866BDC"/>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866BDC"/>
  </w:style>
  <w:style w:type="character" w:customStyle="1" w:styleId="E-mailSignatureChar">
    <w:name w:val="E-mail Signature Char"/>
    <w:basedOn w:val="DefaultParagraphFont"/>
    <w:link w:val="E-mailSignature"/>
    <w:uiPriority w:val="99"/>
    <w:semiHidden/>
    <w:rsid w:val="00866BDC"/>
    <w:rPr>
      <w:rFonts w:ascii="Arial" w:hAnsi="Arial" w:cs="Arial"/>
      <w:sz w:val="18"/>
      <w:szCs w:val="18"/>
      <w:lang w:val="en-GB"/>
    </w:rPr>
  </w:style>
  <w:style w:type="character" w:styleId="Emphasis">
    <w:name w:val="Emphasis"/>
    <w:basedOn w:val="DefaultParagraphFont"/>
    <w:uiPriority w:val="99"/>
    <w:semiHidden/>
    <w:unhideWhenUsed/>
    <w:rsid w:val="00866BDC"/>
    <w:rPr>
      <w:i/>
      <w:iCs/>
    </w:rPr>
  </w:style>
  <w:style w:type="character" w:styleId="EndnoteReference">
    <w:name w:val="endnote reference"/>
    <w:basedOn w:val="DefaultParagraphFont"/>
    <w:uiPriority w:val="99"/>
    <w:semiHidden/>
    <w:unhideWhenUsed/>
    <w:rsid w:val="00866BDC"/>
    <w:rPr>
      <w:vertAlign w:val="superscript"/>
    </w:rPr>
  </w:style>
  <w:style w:type="paragraph" w:styleId="EndnoteText">
    <w:name w:val="endnote text"/>
    <w:basedOn w:val="Normal"/>
    <w:link w:val="EndnoteTextChar"/>
    <w:uiPriority w:val="99"/>
    <w:semiHidden/>
    <w:unhideWhenUsed/>
    <w:rsid w:val="00866BDC"/>
    <w:rPr>
      <w:sz w:val="20"/>
      <w:szCs w:val="20"/>
    </w:rPr>
  </w:style>
  <w:style w:type="character" w:customStyle="1" w:styleId="EndnoteTextChar">
    <w:name w:val="Endnote Text Char"/>
    <w:basedOn w:val="DefaultParagraphFont"/>
    <w:link w:val="EndnoteText"/>
    <w:uiPriority w:val="99"/>
    <w:semiHidden/>
    <w:rsid w:val="00866BDC"/>
    <w:rPr>
      <w:rFonts w:ascii="Arial" w:hAnsi="Arial" w:cs="Arial"/>
      <w:sz w:val="20"/>
      <w:szCs w:val="20"/>
      <w:lang w:val="en-GB"/>
    </w:rPr>
  </w:style>
  <w:style w:type="paragraph" w:styleId="EnvelopeAddress">
    <w:name w:val="envelope address"/>
    <w:basedOn w:val="Normal"/>
    <w:uiPriority w:val="99"/>
    <w:semiHidden/>
    <w:unhideWhenUsed/>
    <w:rsid w:val="00866BD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66BDC"/>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66BDC"/>
    <w:rPr>
      <w:color w:val="800080" w:themeColor="followedHyperlink"/>
      <w:u w:val="single"/>
    </w:rPr>
  </w:style>
  <w:style w:type="character" w:styleId="HTMLAcronym">
    <w:name w:val="HTML Acronym"/>
    <w:basedOn w:val="DefaultParagraphFont"/>
    <w:uiPriority w:val="99"/>
    <w:semiHidden/>
    <w:unhideWhenUsed/>
    <w:rsid w:val="00866BDC"/>
  </w:style>
  <w:style w:type="paragraph" w:styleId="HTMLAddress">
    <w:name w:val="HTML Address"/>
    <w:basedOn w:val="Normal"/>
    <w:link w:val="HTMLAddressChar"/>
    <w:uiPriority w:val="99"/>
    <w:semiHidden/>
    <w:unhideWhenUsed/>
    <w:rsid w:val="00866BDC"/>
    <w:rPr>
      <w:i/>
      <w:iCs/>
    </w:rPr>
  </w:style>
  <w:style w:type="character" w:customStyle="1" w:styleId="HTMLAddressChar">
    <w:name w:val="HTML Address Char"/>
    <w:basedOn w:val="DefaultParagraphFont"/>
    <w:link w:val="HTMLAddress"/>
    <w:uiPriority w:val="99"/>
    <w:semiHidden/>
    <w:rsid w:val="00866BDC"/>
    <w:rPr>
      <w:rFonts w:ascii="Arial" w:hAnsi="Arial" w:cs="Arial"/>
      <w:i/>
      <w:iCs/>
      <w:sz w:val="18"/>
      <w:szCs w:val="18"/>
      <w:lang w:val="en-GB"/>
    </w:rPr>
  </w:style>
  <w:style w:type="character" w:styleId="HTMLCite">
    <w:name w:val="HTML Cite"/>
    <w:basedOn w:val="DefaultParagraphFont"/>
    <w:uiPriority w:val="99"/>
    <w:semiHidden/>
    <w:unhideWhenUsed/>
    <w:rsid w:val="00866BDC"/>
    <w:rPr>
      <w:i/>
      <w:iCs/>
    </w:rPr>
  </w:style>
  <w:style w:type="character" w:styleId="HTMLCode">
    <w:name w:val="HTML Code"/>
    <w:basedOn w:val="DefaultParagraphFont"/>
    <w:uiPriority w:val="99"/>
    <w:semiHidden/>
    <w:unhideWhenUsed/>
    <w:rsid w:val="00866BDC"/>
    <w:rPr>
      <w:rFonts w:ascii="Consolas" w:hAnsi="Consolas"/>
      <w:sz w:val="20"/>
      <w:szCs w:val="20"/>
    </w:rPr>
  </w:style>
  <w:style w:type="character" w:styleId="HTMLDefinition">
    <w:name w:val="HTML Definition"/>
    <w:basedOn w:val="DefaultParagraphFont"/>
    <w:uiPriority w:val="99"/>
    <w:semiHidden/>
    <w:unhideWhenUsed/>
    <w:rsid w:val="00866BDC"/>
    <w:rPr>
      <w:i/>
      <w:iCs/>
    </w:rPr>
  </w:style>
  <w:style w:type="character" w:styleId="HTMLKeyboard">
    <w:name w:val="HTML Keyboard"/>
    <w:basedOn w:val="DefaultParagraphFont"/>
    <w:uiPriority w:val="99"/>
    <w:semiHidden/>
    <w:unhideWhenUsed/>
    <w:rsid w:val="00866BDC"/>
    <w:rPr>
      <w:rFonts w:ascii="Consolas" w:hAnsi="Consolas"/>
      <w:sz w:val="20"/>
      <w:szCs w:val="20"/>
    </w:rPr>
  </w:style>
  <w:style w:type="paragraph" w:styleId="HTMLPreformatted">
    <w:name w:val="HTML Preformatted"/>
    <w:basedOn w:val="Normal"/>
    <w:link w:val="HTMLPreformattedChar"/>
    <w:uiPriority w:val="99"/>
    <w:semiHidden/>
    <w:unhideWhenUsed/>
    <w:rsid w:val="00866BD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6BDC"/>
    <w:rPr>
      <w:rFonts w:ascii="Consolas" w:hAnsi="Consolas" w:cs="Arial"/>
      <w:sz w:val="20"/>
      <w:szCs w:val="20"/>
      <w:lang w:val="en-GB"/>
    </w:rPr>
  </w:style>
  <w:style w:type="character" w:styleId="HTMLSample">
    <w:name w:val="HTML Sample"/>
    <w:basedOn w:val="DefaultParagraphFont"/>
    <w:uiPriority w:val="99"/>
    <w:semiHidden/>
    <w:unhideWhenUsed/>
    <w:rsid w:val="00866BDC"/>
    <w:rPr>
      <w:rFonts w:ascii="Consolas" w:hAnsi="Consolas"/>
      <w:sz w:val="24"/>
      <w:szCs w:val="24"/>
    </w:rPr>
  </w:style>
  <w:style w:type="character" w:styleId="HTMLTypewriter">
    <w:name w:val="HTML Typewriter"/>
    <w:basedOn w:val="DefaultParagraphFont"/>
    <w:uiPriority w:val="99"/>
    <w:semiHidden/>
    <w:unhideWhenUsed/>
    <w:rsid w:val="00866BDC"/>
    <w:rPr>
      <w:rFonts w:ascii="Consolas" w:hAnsi="Consolas"/>
      <w:sz w:val="20"/>
      <w:szCs w:val="20"/>
    </w:rPr>
  </w:style>
  <w:style w:type="character" w:styleId="HTMLVariable">
    <w:name w:val="HTML Variable"/>
    <w:basedOn w:val="DefaultParagraphFont"/>
    <w:uiPriority w:val="99"/>
    <w:semiHidden/>
    <w:unhideWhenUsed/>
    <w:rsid w:val="00866BDC"/>
    <w:rPr>
      <w:i/>
      <w:iCs/>
    </w:rPr>
  </w:style>
  <w:style w:type="character" w:styleId="Hyperlink">
    <w:name w:val="Hyperlink"/>
    <w:basedOn w:val="DefaultParagraphFont"/>
    <w:uiPriority w:val="99"/>
    <w:semiHidden/>
    <w:unhideWhenUsed/>
    <w:rsid w:val="00866BDC"/>
    <w:rPr>
      <w:color w:val="0000FF" w:themeColor="hyperlink"/>
      <w:u w:val="single"/>
    </w:rPr>
  </w:style>
  <w:style w:type="paragraph" w:styleId="Index1">
    <w:name w:val="index 1"/>
    <w:basedOn w:val="Normal"/>
    <w:next w:val="Normal"/>
    <w:autoRedefine/>
    <w:uiPriority w:val="99"/>
    <w:semiHidden/>
    <w:unhideWhenUsed/>
    <w:rsid w:val="00866BDC"/>
    <w:pPr>
      <w:ind w:left="180" w:hanging="180"/>
    </w:pPr>
  </w:style>
  <w:style w:type="paragraph" w:styleId="Index2">
    <w:name w:val="index 2"/>
    <w:basedOn w:val="Normal"/>
    <w:next w:val="Normal"/>
    <w:autoRedefine/>
    <w:uiPriority w:val="99"/>
    <w:semiHidden/>
    <w:unhideWhenUsed/>
    <w:rsid w:val="00866BDC"/>
    <w:pPr>
      <w:ind w:left="360" w:hanging="180"/>
    </w:pPr>
  </w:style>
  <w:style w:type="paragraph" w:styleId="Index3">
    <w:name w:val="index 3"/>
    <w:basedOn w:val="Normal"/>
    <w:next w:val="Normal"/>
    <w:autoRedefine/>
    <w:uiPriority w:val="99"/>
    <w:semiHidden/>
    <w:unhideWhenUsed/>
    <w:rsid w:val="00866BDC"/>
    <w:pPr>
      <w:ind w:left="540" w:hanging="180"/>
    </w:pPr>
  </w:style>
  <w:style w:type="paragraph" w:styleId="Index4">
    <w:name w:val="index 4"/>
    <w:basedOn w:val="Normal"/>
    <w:next w:val="Normal"/>
    <w:autoRedefine/>
    <w:uiPriority w:val="99"/>
    <w:semiHidden/>
    <w:unhideWhenUsed/>
    <w:rsid w:val="00866BDC"/>
    <w:pPr>
      <w:ind w:left="720" w:hanging="180"/>
    </w:pPr>
  </w:style>
  <w:style w:type="paragraph" w:styleId="Index5">
    <w:name w:val="index 5"/>
    <w:basedOn w:val="Normal"/>
    <w:next w:val="Normal"/>
    <w:autoRedefine/>
    <w:uiPriority w:val="99"/>
    <w:semiHidden/>
    <w:unhideWhenUsed/>
    <w:rsid w:val="00866BDC"/>
    <w:pPr>
      <w:ind w:left="900" w:hanging="180"/>
    </w:pPr>
  </w:style>
  <w:style w:type="paragraph" w:styleId="Index6">
    <w:name w:val="index 6"/>
    <w:basedOn w:val="Normal"/>
    <w:next w:val="Normal"/>
    <w:autoRedefine/>
    <w:uiPriority w:val="99"/>
    <w:semiHidden/>
    <w:unhideWhenUsed/>
    <w:rsid w:val="00866BDC"/>
    <w:pPr>
      <w:ind w:left="1080" w:hanging="180"/>
    </w:pPr>
  </w:style>
  <w:style w:type="paragraph" w:styleId="Index7">
    <w:name w:val="index 7"/>
    <w:basedOn w:val="Normal"/>
    <w:next w:val="Normal"/>
    <w:autoRedefine/>
    <w:uiPriority w:val="99"/>
    <w:semiHidden/>
    <w:unhideWhenUsed/>
    <w:rsid w:val="00866BDC"/>
    <w:pPr>
      <w:ind w:left="1260" w:hanging="180"/>
    </w:pPr>
  </w:style>
  <w:style w:type="paragraph" w:styleId="Index8">
    <w:name w:val="index 8"/>
    <w:basedOn w:val="Normal"/>
    <w:next w:val="Normal"/>
    <w:autoRedefine/>
    <w:uiPriority w:val="99"/>
    <w:semiHidden/>
    <w:unhideWhenUsed/>
    <w:rsid w:val="00866BDC"/>
    <w:pPr>
      <w:ind w:left="1440" w:hanging="180"/>
    </w:pPr>
  </w:style>
  <w:style w:type="paragraph" w:styleId="Index9">
    <w:name w:val="index 9"/>
    <w:basedOn w:val="Normal"/>
    <w:next w:val="Normal"/>
    <w:autoRedefine/>
    <w:uiPriority w:val="99"/>
    <w:semiHidden/>
    <w:unhideWhenUsed/>
    <w:rsid w:val="00866BDC"/>
    <w:pPr>
      <w:ind w:left="1620" w:hanging="180"/>
    </w:pPr>
  </w:style>
  <w:style w:type="paragraph" w:styleId="IndexHeading">
    <w:name w:val="index heading"/>
    <w:basedOn w:val="Normal"/>
    <w:next w:val="Index1"/>
    <w:uiPriority w:val="99"/>
    <w:semiHidden/>
    <w:unhideWhenUsed/>
    <w:rsid w:val="00866BDC"/>
    <w:rPr>
      <w:rFonts w:asciiTheme="majorHAnsi" w:eastAsiaTheme="majorEastAsia" w:hAnsiTheme="majorHAnsi" w:cstheme="majorBidi"/>
      <w:b/>
      <w:bCs/>
    </w:rPr>
  </w:style>
  <w:style w:type="character" w:styleId="IntenseEmphasis">
    <w:name w:val="Intense Emphasis"/>
    <w:basedOn w:val="DefaultParagraphFont"/>
    <w:uiPriority w:val="99"/>
    <w:semiHidden/>
    <w:unhideWhenUsed/>
    <w:rsid w:val="00866BDC"/>
    <w:rPr>
      <w:b/>
      <w:bCs/>
      <w:i/>
      <w:iCs/>
      <w:color w:val="4F81BD" w:themeColor="accent1"/>
    </w:rPr>
  </w:style>
  <w:style w:type="paragraph" w:styleId="IntenseQuote">
    <w:name w:val="Intense Quote"/>
    <w:basedOn w:val="Normal"/>
    <w:next w:val="Normal"/>
    <w:link w:val="IntenseQuoteChar"/>
    <w:uiPriority w:val="99"/>
    <w:semiHidden/>
    <w:unhideWhenUsed/>
    <w:rsid w:val="00866BD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66BDC"/>
    <w:rPr>
      <w:rFonts w:ascii="Arial" w:hAnsi="Arial" w:cs="Arial"/>
      <w:b/>
      <w:bCs/>
      <w:i/>
      <w:iCs/>
      <w:color w:val="4F81BD" w:themeColor="accent1"/>
      <w:sz w:val="18"/>
      <w:szCs w:val="18"/>
      <w:lang w:val="en-GB"/>
    </w:rPr>
  </w:style>
  <w:style w:type="character" w:styleId="IntenseReference">
    <w:name w:val="Intense Reference"/>
    <w:basedOn w:val="DefaultParagraphFont"/>
    <w:uiPriority w:val="99"/>
    <w:semiHidden/>
    <w:unhideWhenUsed/>
    <w:rsid w:val="00866BDC"/>
    <w:rPr>
      <w:b/>
      <w:bCs/>
      <w:smallCaps/>
      <w:color w:val="C0504D" w:themeColor="accent2"/>
      <w:spacing w:val="5"/>
      <w:u w:val="single"/>
    </w:rPr>
  </w:style>
  <w:style w:type="character" w:styleId="LineNumber">
    <w:name w:val="line number"/>
    <w:basedOn w:val="DefaultParagraphFont"/>
    <w:uiPriority w:val="99"/>
    <w:semiHidden/>
    <w:unhideWhenUsed/>
    <w:rsid w:val="00866BDC"/>
  </w:style>
  <w:style w:type="paragraph" w:styleId="List">
    <w:name w:val="List"/>
    <w:basedOn w:val="Normal"/>
    <w:uiPriority w:val="99"/>
    <w:semiHidden/>
    <w:unhideWhenUsed/>
    <w:rsid w:val="00866BDC"/>
    <w:pPr>
      <w:ind w:left="283" w:hanging="283"/>
      <w:contextualSpacing/>
    </w:pPr>
  </w:style>
  <w:style w:type="paragraph" w:styleId="List2">
    <w:name w:val="List 2"/>
    <w:basedOn w:val="Normal"/>
    <w:uiPriority w:val="99"/>
    <w:semiHidden/>
    <w:unhideWhenUsed/>
    <w:rsid w:val="00866BDC"/>
    <w:pPr>
      <w:ind w:left="566" w:hanging="283"/>
      <w:contextualSpacing/>
    </w:pPr>
  </w:style>
  <w:style w:type="paragraph" w:styleId="List3">
    <w:name w:val="List 3"/>
    <w:basedOn w:val="Normal"/>
    <w:uiPriority w:val="99"/>
    <w:semiHidden/>
    <w:unhideWhenUsed/>
    <w:rsid w:val="00866BDC"/>
    <w:pPr>
      <w:ind w:left="849" w:hanging="283"/>
      <w:contextualSpacing/>
    </w:pPr>
  </w:style>
  <w:style w:type="paragraph" w:styleId="List4">
    <w:name w:val="List 4"/>
    <w:basedOn w:val="Normal"/>
    <w:uiPriority w:val="99"/>
    <w:semiHidden/>
    <w:unhideWhenUsed/>
    <w:rsid w:val="00866BDC"/>
    <w:pPr>
      <w:ind w:left="1132" w:hanging="283"/>
      <w:contextualSpacing/>
    </w:pPr>
  </w:style>
  <w:style w:type="paragraph" w:styleId="List5">
    <w:name w:val="List 5"/>
    <w:basedOn w:val="Normal"/>
    <w:uiPriority w:val="99"/>
    <w:semiHidden/>
    <w:unhideWhenUsed/>
    <w:rsid w:val="00866BDC"/>
    <w:pPr>
      <w:ind w:left="1415" w:hanging="283"/>
      <w:contextualSpacing/>
    </w:pPr>
  </w:style>
  <w:style w:type="paragraph" w:styleId="ListBullet2">
    <w:name w:val="List Bullet 2"/>
    <w:basedOn w:val="Normal"/>
    <w:uiPriority w:val="99"/>
    <w:semiHidden/>
    <w:unhideWhenUsed/>
    <w:rsid w:val="00540A26"/>
    <w:pPr>
      <w:numPr>
        <w:numId w:val="5"/>
      </w:numPr>
      <w:spacing w:after="140" w:line="280" w:lineRule="atLeast"/>
      <w:ind w:left="648"/>
      <w:contextualSpacing/>
    </w:pPr>
  </w:style>
  <w:style w:type="paragraph" w:styleId="ListBullet3">
    <w:name w:val="List Bullet 3"/>
    <w:basedOn w:val="Normal"/>
    <w:uiPriority w:val="99"/>
    <w:semiHidden/>
    <w:unhideWhenUsed/>
    <w:rsid w:val="00EA3B42"/>
    <w:pPr>
      <w:numPr>
        <w:numId w:val="6"/>
      </w:numPr>
      <w:spacing w:after="140" w:line="280" w:lineRule="atLeast"/>
      <w:ind w:left="922"/>
      <w:contextualSpacing/>
    </w:pPr>
  </w:style>
  <w:style w:type="paragraph" w:styleId="ListBullet4">
    <w:name w:val="List Bullet 4"/>
    <w:basedOn w:val="Normal"/>
    <w:uiPriority w:val="99"/>
    <w:semiHidden/>
    <w:unhideWhenUsed/>
    <w:rsid w:val="00EA3B42"/>
    <w:pPr>
      <w:numPr>
        <w:numId w:val="7"/>
      </w:numPr>
      <w:spacing w:after="140" w:line="280" w:lineRule="atLeast"/>
      <w:ind w:left="1210"/>
      <w:contextualSpacing/>
    </w:pPr>
  </w:style>
  <w:style w:type="paragraph" w:styleId="ListBullet5">
    <w:name w:val="List Bullet 5"/>
    <w:basedOn w:val="Normal"/>
    <w:uiPriority w:val="99"/>
    <w:semiHidden/>
    <w:unhideWhenUsed/>
    <w:rsid w:val="00EA3B42"/>
    <w:pPr>
      <w:numPr>
        <w:numId w:val="8"/>
      </w:numPr>
      <w:spacing w:after="140" w:line="280" w:lineRule="atLeast"/>
      <w:ind w:left="1498"/>
      <w:contextualSpacing/>
    </w:pPr>
  </w:style>
  <w:style w:type="paragraph" w:styleId="ListContinue">
    <w:name w:val="List Continue"/>
    <w:basedOn w:val="Normal"/>
    <w:uiPriority w:val="99"/>
    <w:semiHidden/>
    <w:unhideWhenUsed/>
    <w:rsid w:val="00866BDC"/>
    <w:pPr>
      <w:spacing w:after="120"/>
      <w:ind w:left="283"/>
      <w:contextualSpacing/>
    </w:pPr>
  </w:style>
  <w:style w:type="paragraph" w:styleId="ListContinue2">
    <w:name w:val="List Continue 2"/>
    <w:basedOn w:val="Normal"/>
    <w:uiPriority w:val="99"/>
    <w:semiHidden/>
    <w:unhideWhenUsed/>
    <w:rsid w:val="00866BDC"/>
    <w:pPr>
      <w:spacing w:after="120"/>
      <w:ind w:left="566"/>
      <w:contextualSpacing/>
    </w:pPr>
  </w:style>
  <w:style w:type="paragraph" w:styleId="ListContinue3">
    <w:name w:val="List Continue 3"/>
    <w:basedOn w:val="Normal"/>
    <w:uiPriority w:val="99"/>
    <w:semiHidden/>
    <w:unhideWhenUsed/>
    <w:rsid w:val="00866BDC"/>
    <w:pPr>
      <w:spacing w:after="120"/>
      <w:ind w:left="849"/>
      <w:contextualSpacing/>
    </w:pPr>
  </w:style>
  <w:style w:type="paragraph" w:styleId="ListContinue4">
    <w:name w:val="List Continue 4"/>
    <w:basedOn w:val="Normal"/>
    <w:uiPriority w:val="99"/>
    <w:semiHidden/>
    <w:unhideWhenUsed/>
    <w:rsid w:val="00866BDC"/>
    <w:pPr>
      <w:spacing w:after="120"/>
      <w:ind w:left="1132"/>
      <w:contextualSpacing/>
    </w:pPr>
  </w:style>
  <w:style w:type="paragraph" w:styleId="ListContinue5">
    <w:name w:val="List Continue 5"/>
    <w:basedOn w:val="Normal"/>
    <w:uiPriority w:val="99"/>
    <w:semiHidden/>
    <w:unhideWhenUsed/>
    <w:rsid w:val="00866BDC"/>
    <w:pPr>
      <w:spacing w:after="120"/>
      <w:ind w:left="1415"/>
      <w:contextualSpacing/>
    </w:pPr>
  </w:style>
  <w:style w:type="paragraph" w:styleId="ListNumber2">
    <w:name w:val="List Number 2"/>
    <w:basedOn w:val="Normal"/>
    <w:uiPriority w:val="99"/>
    <w:semiHidden/>
    <w:unhideWhenUsed/>
    <w:rsid w:val="00690D3F"/>
    <w:pPr>
      <w:numPr>
        <w:numId w:val="9"/>
      </w:numPr>
      <w:spacing w:after="140" w:line="280" w:lineRule="atLeast"/>
      <w:ind w:left="648"/>
      <w:contextualSpacing/>
    </w:pPr>
  </w:style>
  <w:style w:type="paragraph" w:styleId="ListNumber3">
    <w:name w:val="List Number 3"/>
    <w:basedOn w:val="Normal"/>
    <w:uiPriority w:val="99"/>
    <w:semiHidden/>
    <w:unhideWhenUsed/>
    <w:rsid w:val="00EA3B42"/>
    <w:pPr>
      <w:numPr>
        <w:numId w:val="10"/>
      </w:numPr>
      <w:spacing w:after="140" w:line="280" w:lineRule="atLeast"/>
      <w:ind w:left="922"/>
      <w:contextualSpacing/>
    </w:pPr>
  </w:style>
  <w:style w:type="paragraph" w:styleId="ListNumber4">
    <w:name w:val="List Number 4"/>
    <w:basedOn w:val="Normal"/>
    <w:uiPriority w:val="99"/>
    <w:semiHidden/>
    <w:unhideWhenUsed/>
    <w:rsid w:val="00EA3B42"/>
    <w:pPr>
      <w:numPr>
        <w:numId w:val="11"/>
      </w:numPr>
      <w:spacing w:after="140" w:line="280" w:lineRule="atLeast"/>
      <w:ind w:left="1210"/>
      <w:contextualSpacing/>
    </w:pPr>
  </w:style>
  <w:style w:type="paragraph" w:styleId="ListNumber5">
    <w:name w:val="List Number 5"/>
    <w:basedOn w:val="Normal"/>
    <w:uiPriority w:val="99"/>
    <w:semiHidden/>
    <w:unhideWhenUsed/>
    <w:rsid w:val="00EA3B42"/>
    <w:pPr>
      <w:numPr>
        <w:numId w:val="12"/>
      </w:numPr>
      <w:spacing w:after="140" w:line="280" w:lineRule="atLeast"/>
      <w:ind w:left="1498"/>
      <w:contextualSpacing/>
    </w:pPr>
  </w:style>
  <w:style w:type="paragraph" w:styleId="ListParagraph">
    <w:name w:val="List Paragraph"/>
    <w:basedOn w:val="Normal"/>
    <w:uiPriority w:val="99"/>
    <w:semiHidden/>
    <w:unhideWhenUsed/>
    <w:rsid w:val="00866BDC"/>
    <w:pPr>
      <w:ind w:left="720"/>
      <w:contextualSpacing/>
    </w:pPr>
  </w:style>
  <w:style w:type="paragraph" w:styleId="MacroText">
    <w:name w:val="macro"/>
    <w:link w:val="MacroTextChar"/>
    <w:uiPriority w:val="99"/>
    <w:semiHidden/>
    <w:unhideWhenUsed/>
    <w:rsid w:val="00866B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Arial"/>
      <w:sz w:val="20"/>
      <w:szCs w:val="20"/>
      <w:lang w:val="en-GB"/>
    </w:rPr>
  </w:style>
  <w:style w:type="character" w:customStyle="1" w:styleId="MacroTextChar">
    <w:name w:val="Macro Text Char"/>
    <w:basedOn w:val="DefaultParagraphFont"/>
    <w:link w:val="MacroText"/>
    <w:uiPriority w:val="99"/>
    <w:semiHidden/>
    <w:rsid w:val="00866BDC"/>
    <w:rPr>
      <w:rFonts w:ascii="Consolas" w:hAnsi="Consolas" w:cs="Arial"/>
      <w:sz w:val="20"/>
      <w:szCs w:val="20"/>
      <w:lang w:val="en-GB"/>
    </w:rPr>
  </w:style>
  <w:style w:type="paragraph" w:styleId="MessageHeader">
    <w:name w:val="Message Header"/>
    <w:basedOn w:val="Normal"/>
    <w:link w:val="MessageHeaderChar"/>
    <w:uiPriority w:val="99"/>
    <w:semiHidden/>
    <w:unhideWhenUsed/>
    <w:rsid w:val="00866BD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66BDC"/>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unhideWhenUsed/>
    <w:rsid w:val="00866BDC"/>
    <w:pPr>
      <w:spacing w:after="0" w:line="240" w:lineRule="auto"/>
    </w:pPr>
    <w:rPr>
      <w:rFonts w:ascii="Arial" w:hAnsi="Arial" w:cs="Arial"/>
      <w:sz w:val="18"/>
      <w:szCs w:val="18"/>
      <w:lang w:val="en-GB"/>
    </w:rPr>
  </w:style>
  <w:style w:type="paragraph" w:styleId="NormalWeb">
    <w:name w:val="Normal (Web)"/>
    <w:basedOn w:val="Normal"/>
    <w:uiPriority w:val="99"/>
    <w:semiHidden/>
    <w:unhideWhenUsed/>
    <w:rsid w:val="00866BDC"/>
    <w:rPr>
      <w:rFonts w:ascii="Times New Roman" w:hAnsi="Times New Roman" w:cs="Times New Roman"/>
      <w:sz w:val="24"/>
      <w:szCs w:val="24"/>
    </w:rPr>
  </w:style>
  <w:style w:type="paragraph" w:styleId="NormalIndent">
    <w:name w:val="Normal Indent"/>
    <w:basedOn w:val="Normal"/>
    <w:uiPriority w:val="99"/>
    <w:semiHidden/>
    <w:unhideWhenUsed/>
    <w:rsid w:val="00866BDC"/>
    <w:pPr>
      <w:ind w:left="720"/>
    </w:pPr>
  </w:style>
  <w:style w:type="paragraph" w:styleId="NoteHeading">
    <w:name w:val="Note Heading"/>
    <w:basedOn w:val="Normal"/>
    <w:next w:val="Normal"/>
    <w:link w:val="NoteHeadingChar"/>
    <w:uiPriority w:val="99"/>
    <w:semiHidden/>
    <w:unhideWhenUsed/>
    <w:rsid w:val="00866BDC"/>
  </w:style>
  <w:style w:type="character" w:customStyle="1" w:styleId="NoteHeadingChar">
    <w:name w:val="Note Heading Char"/>
    <w:basedOn w:val="DefaultParagraphFont"/>
    <w:link w:val="NoteHeading"/>
    <w:uiPriority w:val="99"/>
    <w:semiHidden/>
    <w:rsid w:val="00866BDC"/>
    <w:rPr>
      <w:rFonts w:ascii="Arial" w:hAnsi="Arial" w:cs="Arial"/>
      <w:sz w:val="18"/>
      <w:szCs w:val="18"/>
      <w:lang w:val="en-GB"/>
    </w:rPr>
  </w:style>
  <w:style w:type="character" w:styleId="PageNumber">
    <w:name w:val="page number"/>
    <w:basedOn w:val="DefaultParagraphFont"/>
    <w:uiPriority w:val="99"/>
    <w:semiHidden/>
    <w:unhideWhenUsed/>
    <w:rsid w:val="00866BDC"/>
  </w:style>
  <w:style w:type="paragraph" w:styleId="PlainText">
    <w:name w:val="Plain Text"/>
    <w:basedOn w:val="Normal"/>
    <w:link w:val="PlainTextChar"/>
    <w:uiPriority w:val="99"/>
    <w:semiHidden/>
    <w:unhideWhenUsed/>
    <w:rsid w:val="00866BDC"/>
    <w:rPr>
      <w:rFonts w:ascii="Consolas" w:hAnsi="Consolas"/>
      <w:sz w:val="21"/>
      <w:szCs w:val="21"/>
    </w:rPr>
  </w:style>
  <w:style w:type="character" w:customStyle="1" w:styleId="PlainTextChar">
    <w:name w:val="Plain Text Char"/>
    <w:basedOn w:val="DefaultParagraphFont"/>
    <w:link w:val="PlainText"/>
    <w:uiPriority w:val="99"/>
    <w:semiHidden/>
    <w:rsid w:val="00866BDC"/>
    <w:rPr>
      <w:rFonts w:ascii="Consolas" w:hAnsi="Consolas" w:cs="Arial"/>
      <w:sz w:val="21"/>
      <w:szCs w:val="21"/>
      <w:lang w:val="en-GB"/>
    </w:rPr>
  </w:style>
  <w:style w:type="paragraph" w:styleId="Quote">
    <w:name w:val="Quote"/>
    <w:basedOn w:val="Normal"/>
    <w:next w:val="Normal"/>
    <w:link w:val="QuoteChar"/>
    <w:uiPriority w:val="99"/>
    <w:semiHidden/>
    <w:unhideWhenUsed/>
    <w:rsid w:val="00866BDC"/>
    <w:rPr>
      <w:i/>
      <w:iCs/>
      <w:color w:val="000000" w:themeColor="text1"/>
    </w:rPr>
  </w:style>
  <w:style w:type="character" w:customStyle="1" w:styleId="QuoteChar">
    <w:name w:val="Quote Char"/>
    <w:basedOn w:val="DefaultParagraphFont"/>
    <w:link w:val="Quote"/>
    <w:uiPriority w:val="29"/>
    <w:rsid w:val="00866BDC"/>
    <w:rPr>
      <w:rFonts w:ascii="Arial" w:hAnsi="Arial" w:cs="Arial"/>
      <w:i/>
      <w:iCs/>
      <w:color w:val="000000" w:themeColor="text1"/>
      <w:sz w:val="18"/>
      <w:szCs w:val="18"/>
      <w:lang w:val="en-GB"/>
    </w:rPr>
  </w:style>
  <w:style w:type="paragraph" w:styleId="Salutation">
    <w:name w:val="Salutation"/>
    <w:basedOn w:val="Normal"/>
    <w:next w:val="Normal"/>
    <w:link w:val="SalutationChar"/>
    <w:uiPriority w:val="99"/>
    <w:semiHidden/>
    <w:unhideWhenUsed/>
    <w:rsid w:val="00866BDC"/>
  </w:style>
  <w:style w:type="character" w:customStyle="1" w:styleId="SalutationChar">
    <w:name w:val="Salutation Char"/>
    <w:basedOn w:val="DefaultParagraphFont"/>
    <w:link w:val="Salutation"/>
    <w:uiPriority w:val="99"/>
    <w:semiHidden/>
    <w:rsid w:val="00866BDC"/>
    <w:rPr>
      <w:rFonts w:ascii="Arial" w:hAnsi="Arial" w:cs="Arial"/>
      <w:sz w:val="18"/>
      <w:szCs w:val="18"/>
      <w:lang w:val="en-GB"/>
    </w:rPr>
  </w:style>
  <w:style w:type="paragraph" w:styleId="Signature">
    <w:name w:val="Signature"/>
    <w:basedOn w:val="Normal"/>
    <w:link w:val="SignatureChar"/>
    <w:uiPriority w:val="99"/>
    <w:semiHidden/>
    <w:unhideWhenUsed/>
    <w:rsid w:val="00866BDC"/>
    <w:pPr>
      <w:ind w:left="4252"/>
    </w:pPr>
  </w:style>
  <w:style w:type="character" w:customStyle="1" w:styleId="SignatureChar">
    <w:name w:val="Signature Char"/>
    <w:basedOn w:val="DefaultParagraphFont"/>
    <w:link w:val="Signature"/>
    <w:uiPriority w:val="99"/>
    <w:semiHidden/>
    <w:rsid w:val="00866BDC"/>
    <w:rPr>
      <w:rFonts w:ascii="Arial" w:hAnsi="Arial" w:cs="Arial"/>
      <w:sz w:val="18"/>
      <w:szCs w:val="18"/>
      <w:lang w:val="en-GB"/>
    </w:rPr>
  </w:style>
  <w:style w:type="character" w:styleId="Strong">
    <w:name w:val="Strong"/>
    <w:basedOn w:val="DefaultParagraphFont"/>
    <w:uiPriority w:val="99"/>
    <w:semiHidden/>
    <w:unhideWhenUsed/>
    <w:rsid w:val="00866BDC"/>
    <w:rPr>
      <w:b/>
      <w:bCs/>
    </w:rPr>
  </w:style>
  <w:style w:type="paragraph" w:styleId="Subtitle">
    <w:name w:val="Subtitle"/>
    <w:basedOn w:val="Normal"/>
    <w:next w:val="Normal"/>
    <w:link w:val="SubtitleChar"/>
    <w:uiPriority w:val="99"/>
    <w:semiHidden/>
    <w:unhideWhenUsed/>
    <w:rsid w:val="00866B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6BDC"/>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99"/>
    <w:semiHidden/>
    <w:unhideWhenUsed/>
    <w:rsid w:val="00866BDC"/>
    <w:rPr>
      <w:i/>
      <w:iCs/>
      <w:color w:val="808080" w:themeColor="text1" w:themeTint="7F"/>
    </w:rPr>
  </w:style>
  <w:style w:type="character" w:styleId="SubtleReference">
    <w:name w:val="Subtle Reference"/>
    <w:basedOn w:val="DefaultParagraphFont"/>
    <w:uiPriority w:val="99"/>
    <w:semiHidden/>
    <w:unhideWhenUsed/>
    <w:rsid w:val="00866BDC"/>
    <w:rPr>
      <w:smallCaps/>
      <w:color w:val="C0504D" w:themeColor="accent2"/>
      <w:u w:val="single"/>
    </w:rPr>
  </w:style>
  <w:style w:type="paragraph" w:styleId="TableofAuthorities">
    <w:name w:val="table of authorities"/>
    <w:basedOn w:val="Normal"/>
    <w:next w:val="Normal"/>
    <w:uiPriority w:val="99"/>
    <w:semiHidden/>
    <w:unhideWhenUsed/>
    <w:rsid w:val="00866BDC"/>
    <w:pPr>
      <w:ind w:left="180" w:hanging="180"/>
    </w:pPr>
  </w:style>
  <w:style w:type="paragraph" w:styleId="TableofFigures">
    <w:name w:val="table of figures"/>
    <w:basedOn w:val="Normal"/>
    <w:next w:val="Normal"/>
    <w:uiPriority w:val="99"/>
    <w:semiHidden/>
    <w:unhideWhenUsed/>
    <w:rsid w:val="00866BDC"/>
  </w:style>
  <w:style w:type="paragraph" w:styleId="Title">
    <w:name w:val="Title"/>
    <w:basedOn w:val="Normal"/>
    <w:next w:val="Normal"/>
    <w:link w:val="TitleChar"/>
    <w:uiPriority w:val="99"/>
    <w:semiHidden/>
    <w:unhideWhenUsed/>
    <w:rsid w:val="00866BD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BDC"/>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866BDC"/>
    <w:pPr>
      <w:spacing w:before="120"/>
    </w:pPr>
    <w:rPr>
      <w:rFonts w:asciiTheme="majorHAnsi" w:eastAsiaTheme="majorEastAsia" w:hAnsiTheme="majorHAnsi" w:cstheme="majorBidi"/>
      <w:b/>
      <w:bCs/>
      <w:sz w:val="24"/>
      <w:szCs w:val="24"/>
    </w:rPr>
  </w:style>
  <w:style w:type="paragraph" w:styleId="TOC9">
    <w:name w:val="toc 9"/>
    <w:basedOn w:val="Normal"/>
    <w:next w:val="Normal"/>
    <w:autoRedefine/>
    <w:uiPriority w:val="99"/>
    <w:semiHidden/>
    <w:unhideWhenUsed/>
    <w:rsid w:val="00866BDC"/>
    <w:pPr>
      <w:spacing w:after="100"/>
      <w:ind w:left="1440"/>
    </w:pPr>
  </w:style>
  <w:style w:type="paragraph" w:styleId="TOCHeading">
    <w:name w:val="TOC Heading"/>
    <w:basedOn w:val="Heading1"/>
    <w:next w:val="Normal"/>
    <w:uiPriority w:val="99"/>
    <w:semiHidden/>
    <w:unhideWhenUsed/>
    <w:rsid w:val="00866BDC"/>
    <w:pPr>
      <w:keepLines/>
      <w:numPr>
        <w:numId w:val="0"/>
      </w:numPr>
      <w:spacing w:before="480"/>
      <w:outlineLvl w:val="9"/>
    </w:pPr>
    <w:rPr>
      <w:rFonts w:asciiTheme="majorHAnsi" w:eastAsiaTheme="majorEastAsia" w:hAnsiTheme="majorHAnsi" w:cstheme="majorBidi"/>
      <w:bCs/>
      <w:caps w:val="0"/>
      <w:color w:val="365F91" w:themeColor="accent1" w:themeShade="BF"/>
      <w:sz w:val="28"/>
      <w:szCs w:val="28"/>
    </w:rPr>
  </w:style>
  <w:style w:type="numbering" w:styleId="111111">
    <w:name w:val="Outline List 2"/>
    <w:basedOn w:val="NoList"/>
    <w:uiPriority w:val="99"/>
    <w:semiHidden/>
    <w:unhideWhenUsed/>
    <w:rsid w:val="00C434B6"/>
    <w:pPr>
      <w:numPr>
        <w:numId w:val="13"/>
      </w:numPr>
    </w:pPr>
  </w:style>
  <w:style w:type="numbering" w:styleId="1ai">
    <w:name w:val="Outline List 1"/>
    <w:basedOn w:val="NoList"/>
    <w:uiPriority w:val="99"/>
    <w:semiHidden/>
    <w:unhideWhenUsed/>
    <w:rsid w:val="00C434B6"/>
    <w:pPr>
      <w:numPr>
        <w:numId w:val="14"/>
      </w:numPr>
    </w:pPr>
  </w:style>
  <w:style w:type="numbering" w:styleId="ArticleSection">
    <w:name w:val="Outline List 3"/>
    <w:basedOn w:val="NoList"/>
    <w:uiPriority w:val="99"/>
    <w:semiHidden/>
    <w:unhideWhenUsed/>
    <w:rsid w:val="00C434B6"/>
    <w:pPr>
      <w:numPr>
        <w:numId w:val="15"/>
      </w:numPr>
    </w:pPr>
  </w:style>
  <w:style w:type="table" w:styleId="ColorfulGrid">
    <w:name w:val="Colorful Grid"/>
    <w:basedOn w:val="TableNormal"/>
    <w:uiPriority w:val="99"/>
    <w:semiHidden/>
    <w:unhideWhenUsed/>
    <w:rsid w:val="00C434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unhideWhenUsed/>
    <w:rsid w:val="00C434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9"/>
    <w:semiHidden/>
    <w:unhideWhenUsed/>
    <w:rsid w:val="00C434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9"/>
    <w:semiHidden/>
    <w:unhideWhenUsed/>
    <w:rsid w:val="00C434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9"/>
    <w:semiHidden/>
    <w:unhideWhenUsed/>
    <w:rsid w:val="00C434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9"/>
    <w:semiHidden/>
    <w:unhideWhenUsed/>
    <w:rsid w:val="00C434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9"/>
    <w:semiHidden/>
    <w:unhideWhenUsed/>
    <w:rsid w:val="00C434B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9"/>
    <w:semiHidden/>
    <w:unhideWhenUsed/>
    <w:rsid w:val="00C434B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C434B6"/>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9"/>
    <w:semiHidden/>
    <w:unhideWhenUsed/>
    <w:rsid w:val="00C434B6"/>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9"/>
    <w:semiHidden/>
    <w:unhideWhenUsed/>
    <w:rsid w:val="00C434B6"/>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9"/>
    <w:semiHidden/>
    <w:unhideWhenUsed/>
    <w:rsid w:val="00C434B6"/>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9"/>
    <w:semiHidden/>
    <w:unhideWhenUsed/>
    <w:rsid w:val="00C434B6"/>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9"/>
    <w:semiHidden/>
    <w:unhideWhenUsed/>
    <w:rsid w:val="00C434B6"/>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9"/>
    <w:semiHidden/>
    <w:unhideWhenUsed/>
    <w:rsid w:val="00C434B6"/>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C434B6"/>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C434B6"/>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C434B6"/>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9"/>
    <w:semiHidden/>
    <w:unhideWhenUsed/>
    <w:rsid w:val="00C434B6"/>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C434B6"/>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C434B6"/>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unhideWhenUsed/>
    <w:rsid w:val="00C434B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C434B6"/>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semiHidden/>
    <w:unhideWhenUsed/>
    <w:rsid w:val="00C434B6"/>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semiHidden/>
    <w:unhideWhenUsed/>
    <w:rsid w:val="00C434B6"/>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semiHidden/>
    <w:unhideWhenUsed/>
    <w:rsid w:val="00C434B6"/>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semiHidden/>
    <w:unhideWhenUsed/>
    <w:rsid w:val="00C434B6"/>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semiHidden/>
    <w:unhideWhenUsed/>
    <w:rsid w:val="00C434B6"/>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99"/>
    <w:rsid w:val="00C434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C434B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C434B6"/>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C434B6"/>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C434B6"/>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C434B6"/>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C434B6"/>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C434B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C434B6"/>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99"/>
    <w:rsid w:val="00C434B6"/>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99"/>
    <w:rsid w:val="00C434B6"/>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99"/>
    <w:rsid w:val="00C434B6"/>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99"/>
    <w:rsid w:val="00C434B6"/>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99"/>
    <w:rsid w:val="00C434B6"/>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rsid w:val="00C434B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C434B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99"/>
    <w:rsid w:val="00C434B6"/>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99"/>
    <w:rsid w:val="00C434B6"/>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99"/>
    <w:rsid w:val="00C434B6"/>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99"/>
    <w:rsid w:val="00C434B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99"/>
    <w:rsid w:val="00C434B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99"/>
    <w:rsid w:val="00C434B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C434B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99"/>
    <w:rsid w:val="00C434B6"/>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99"/>
    <w:rsid w:val="00C434B6"/>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99"/>
    <w:rsid w:val="00C434B6"/>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99"/>
    <w:rsid w:val="00C434B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99"/>
    <w:rsid w:val="00C434B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99"/>
    <w:rsid w:val="00C434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C434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99"/>
    <w:rsid w:val="00C434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99"/>
    <w:rsid w:val="00C434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99"/>
    <w:rsid w:val="00C434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99"/>
    <w:rsid w:val="00C434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99"/>
    <w:rsid w:val="00C434B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99"/>
    <w:rsid w:val="00C434B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C434B6"/>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99"/>
    <w:rsid w:val="00C434B6"/>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99"/>
    <w:rsid w:val="00C434B6"/>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99"/>
    <w:rsid w:val="00C434B6"/>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99"/>
    <w:rsid w:val="00C434B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99"/>
    <w:rsid w:val="00C434B6"/>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99"/>
    <w:rsid w:val="00C434B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C434B6"/>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99"/>
    <w:rsid w:val="00C434B6"/>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99"/>
    <w:rsid w:val="00C434B6"/>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99"/>
    <w:rsid w:val="00C434B6"/>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99"/>
    <w:rsid w:val="00C434B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99"/>
    <w:rsid w:val="00C434B6"/>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semiHidden/>
    <w:unhideWhenUsed/>
    <w:rsid w:val="00C434B6"/>
    <w:rPr>
      <w:color w:val="2B579A"/>
      <w:shd w:val="clear" w:color="auto" w:fill="E1DFDD"/>
    </w:rPr>
  </w:style>
  <w:style w:type="table" w:styleId="LightGrid">
    <w:name w:val="Light Grid"/>
    <w:basedOn w:val="TableNormal"/>
    <w:uiPriority w:val="99"/>
    <w:semiHidden/>
    <w:unhideWhenUsed/>
    <w:rsid w:val="00C434B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C434B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9"/>
    <w:semiHidden/>
    <w:unhideWhenUsed/>
    <w:rsid w:val="00C434B6"/>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9"/>
    <w:semiHidden/>
    <w:unhideWhenUsed/>
    <w:rsid w:val="00C434B6"/>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9"/>
    <w:semiHidden/>
    <w:unhideWhenUsed/>
    <w:rsid w:val="00C434B6"/>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9"/>
    <w:semiHidden/>
    <w:unhideWhenUsed/>
    <w:rsid w:val="00C434B6"/>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9"/>
    <w:semiHidden/>
    <w:unhideWhenUsed/>
    <w:rsid w:val="00C434B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9"/>
    <w:semiHidden/>
    <w:unhideWhenUsed/>
    <w:rsid w:val="00C434B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C434B6"/>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9"/>
    <w:semiHidden/>
    <w:unhideWhenUsed/>
    <w:rsid w:val="00C434B6"/>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9"/>
    <w:semiHidden/>
    <w:unhideWhenUsed/>
    <w:rsid w:val="00C434B6"/>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9"/>
    <w:semiHidden/>
    <w:unhideWhenUsed/>
    <w:rsid w:val="00C434B6"/>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9"/>
    <w:semiHidden/>
    <w:unhideWhenUsed/>
    <w:rsid w:val="00C434B6"/>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9"/>
    <w:semiHidden/>
    <w:unhideWhenUsed/>
    <w:rsid w:val="00C434B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9"/>
    <w:semiHidden/>
    <w:unhideWhenUsed/>
    <w:rsid w:val="00C434B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C434B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semiHidden/>
    <w:unhideWhenUsed/>
    <w:rsid w:val="00C434B6"/>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semiHidden/>
    <w:unhideWhenUsed/>
    <w:rsid w:val="00C434B6"/>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semiHidden/>
    <w:unhideWhenUsed/>
    <w:rsid w:val="00C434B6"/>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semiHidden/>
    <w:unhideWhenUsed/>
    <w:rsid w:val="00C434B6"/>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semiHidden/>
    <w:unhideWhenUsed/>
    <w:rsid w:val="00C434B6"/>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99"/>
    <w:rsid w:val="00C434B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C434B6"/>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99"/>
    <w:rsid w:val="00C434B6"/>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99"/>
    <w:rsid w:val="00C434B6"/>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99"/>
    <w:rsid w:val="00C434B6"/>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99"/>
    <w:rsid w:val="00C434B6"/>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99"/>
    <w:rsid w:val="00C434B6"/>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99"/>
    <w:rsid w:val="00C434B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C434B6"/>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99"/>
    <w:rsid w:val="00C434B6"/>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99"/>
    <w:rsid w:val="00C434B6"/>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99"/>
    <w:rsid w:val="00C434B6"/>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99"/>
    <w:rsid w:val="00C434B6"/>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99"/>
    <w:rsid w:val="00C434B6"/>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99"/>
    <w:rsid w:val="00C434B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C434B6"/>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99"/>
    <w:rsid w:val="00C434B6"/>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99"/>
    <w:rsid w:val="00C434B6"/>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99"/>
    <w:rsid w:val="00C434B6"/>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99"/>
    <w:rsid w:val="00C434B6"/>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99"/>
    <w:rsid w:val="00C434B6"/>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99"/>
    <w:rsid w:val="00C434B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C434B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99"/>
    <w:rsid w:val="00C434B6"/>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99"/>
    <w:rsid w:val="00C434B6"/>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99"/>
    <w:rsid w:val="00C434B6"/>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99"/>
    <w:rsid w:val="00C434B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99"/>
    <w:rsid w:val="00C434B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99"/>
    <w:rsid w:val="00C434B6"/>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C434B6"/>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C434B6"/>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C434B6"/>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C434B6"/>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C434B6"/>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C434B6"/>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C434B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C434B6"/>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99"/>
    <w:rsid w:val="00C434B6"/>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99"/>
    <w:rsid w:val="00C434B6"/>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99"/>
    <w:rsid w:val="00C434B6"/>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99"/>
    <w:rsid w:val="00C434B6"/>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99"/>
    <w:rsid w:val="00C434B6"/>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99"/>
    <w:rsid w:val="00C434B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C434B6"/>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C434B6"/>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C434B6"/>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C434B6"/>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C434B6"/>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C434B6"/>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9"/>
    <w:semiHidden/>
    <w:unhideWhenUsed/>
    <w:rsid w:val="00C434B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C434B6"/>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9"/>
    <w:semiHidden/>
    <w:unhideWhenUsed/>
    <w:rsid w:val="00C434B6"/>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9"/>
    <w:semiHidden/>
    <w:unhideWhenUsed/>
    <w:rsid w:val="00C434B6"/>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9"/>
    <w:semiHidden/>
    <w:unhideWhenUsed/>
    <w:rsid w:val="00C434B6"/>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9"/>
    <w:semiHidden/>
    <w:unhideWhenUsed/>
    <w:rsid w:val="00C434B6"/>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9"/>
    <w:semiHidden/>
    <w:unhideWhenUsed/>
    <w:rsid w:val="00C434B6"/>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C434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C434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9"/>
    <w:semiHidden/>
    <w:unhideWhenUsed/>
    <w:rsid w:val="00C434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9"/>
    <w:semiHidden/>
    <w:unhideWhenUsed/>
    <w:rsid w:val="00C434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9"/>
    <w:semiHidden/>
    <w:unhideWhenUsed/>
    <w:rsid w:val="00C434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9"/>
    <w:semiHidden/>
    <w:unhideWhenUsed/>
    <w:rsid w:val="00C434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9"/>
    <w:semiHidden/>
    <w:unhideWhenUsed/>
    <w:rsid w:val="00C434B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9"/>
    <w:semiHidden/>
    <w:unhideWhenUsed/>
    <w:rsid w:val="00C434B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C434B6"/>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9"/>
    <w:semiHidden/>
    <w:unhideWhenUsed/>
    <w:rsid w:val="00C434B6"/>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9"/>
    <w:semiHidden/>
    <w:unhideWhenUsed/>
    <w:rsid w:val="00C434B6"/>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9"/>
    <w:semiHidden/>
    <w:unhideWhenUsed/>
    <w:rsid w:val="00C434B6"/>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9"/>
    <w:semiHidden/>
    <w:unhideWhenUsed/>
    <w:rsid w:val="00C434B6"/>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9"/>
    <w:semiHidden/>
    <w:unhideWhenUsed/>
    <w:rsid w:val="00C434B6"/>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unhideWhenUsed/>
    <w:rsid w:val="00C434B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C434B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C434B6"/>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unhideWhenUsed/>
    <w:rsid w:val="00C434B6"/>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unhideWhenUsed/>
    <w:rsid w:val="00C434B6"/>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unhideWhenUsed/>
    <w:rsid w:val="00C434B6"/>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unhideWhenUsed/>
    <w:rsid w:val="00C434B6"/>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unhideWhenUsed/>
    <w:rsid w:val="00C434B6"/>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C434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C434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C434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C434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C434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C434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C434B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Mention1">
    <w:name w:val="Mention1"/>
    <w:basedOn w:val="DefaultParagraphFont"/>
    <w:uiPriority w:val="99"/>
    <w:semiHidden/>
    <w:unhideWhenUsed/>
    <w:rsid w:val="00C434B6"/>
    <w:rPr>
      <w:color w:val="2B579A"/>
      <w:shd w:val="clear" w:color="auto" w:fill="E1DFDD"/>
    </w:rPr>
  </w:style>
  <w:style w:type="table" w:styleId="PlainTable1">
    <w:name w:val="Plain Table 1"/>
    <w:basedOn w:val="TableNormal"/>
    <w:uiPriority w:val="99"/>
    <w:rsid w:val="00C434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C434B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C434B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C434B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C434B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1">
    <w:name w:val="Smart Hyperlink1"/>
    <w:basedOn w:val="DefaultParagraphFont"/>
    <w:uiPriority w:val="99"/>
    <w:semiHidden/>
    <w:unhideWhenUsed/>
    <w:rsid w:val="00C434B6"/>
    <w:rPr>
      <w:u w:val="dotted"/>
    </w:rPr>
  </w:style>
  <w:style w:type="character" w:customStyle="1" w:styleId="SmartLink1">
    <w:name w:val="SmartLink1"/>
    <w:basedOn w:val="DefaultParagraphFont"/>
    <w:uiPriority w:val="99"/>
    <w:semiHidden/>
    <w:unhideWhenUsed/>
    <w:rsid w:val="00C434B6"/>
    <w:rPr>
      <w:color w:val="0000FF"/>
      <w:u w:val="single"/>
      <w:shd w:val="clear" w:color="auto" w:fill="F3F2F1"/>
    </w:rPr>
  </w:style>
  <w:style w:type="table" w:styleId="Table3Deffects1">
    <w:name w:val="Table 3D effects 1"/>
    <w:basedOn w:val="TableNormal"/>
    <w:uiPriority w:val="99"/>
    <w:semiHidden/>
    <w:unhideWhenUsed/>
    <w:rsid w:val="00C434B6"/>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434B6"/>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434B6"/>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434B6"/>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434B6"/>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434B6"/>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434B6"/>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434B6"/>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434B6"/>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434B6"/>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434B6"/>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434B6"/>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434B6"/>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434B6"/>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434B6"/>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434B6"/>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434B6"/>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C434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434B6"/>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434B6"/>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434B6"/>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434B6"/>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434B6"/>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434B6"/>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434B6"/>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434B6"/>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C434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434B6"/>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434B6"/>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434B6"/>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434B6"/>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434B6"/>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434B6"/>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434B6"/>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434B6"/>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C434B6"/>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434B6"/>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434B6"/>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434B6"/>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434B6"/>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434B6"/>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434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434B6"/>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434B6"/>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434B6"/>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unhideWhenUsed/>
    <w:rsid w:val="00C434B6"/>
    <w:rPr>
      <w:color w:val="605E5C"/>
      <w:shd w:val="clear" w:color="auto" w:fill="E1DFDD"/>
    </w:rPr>
  </w:style>
  <w:style w:type="paragraph" w:styleId="Revision">
    <w:name w:val="Revision"/>
    <w:hidden/>
    <w:uiPriority w:val="99"/>
    <w:semiHidden/>
    <w:rsid w:val="00BD0F90"/>
    <w:pPr>
      <w:spacing w:after="0" w:line="240" w:lineRule="auto"/>
    </w:pPr>
    <w:rPr>
      <w:rFonts w:ascii="Arial" w:hAnsi="Arial" w:cs="Arial"/>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2.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footer" Target="footer1.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root>
  <Tag name="DgLegalInformation01"/>
  <Tag name="eFormsAipLabel"/>
</root>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DA1B6-30BC-4094-8354-1935AE11766B}">
  <ds:schemaRefs/>
</ds:datastoreItem>
</file>

<file path=customXml/itemProps2.xml><?xml version="1.0" encoding="utf-8"?>
<ds:datastoreItem xmlns:ds="http://schemas.openxmlformats.org/officeDocument/2006/customXml" ds:itemID="{C4D5C36E-FC9D-4974-9711-C42650C505CE}">
  <ds:schemaRefs>
    <ds:schemaRef ds:uri="http://schemas.openxmlformats.org/officeDocument/2006/bibliography"/>
  </ds:schemaRefs>
</ds:datastoreItem>
</file>

<file path=docMetadata/LabelInfo.xml><?xml version="1.0" encoding="utf-8"?>
<clbl:labelList xmlns:clbl="http://schemas.microsoft.com/office/2020/mipLabelMetadata">
  <clbl:label id="{3c4c536f-fe2b-433b-9e2a-80b906097a9f}" enabled="1" method="Privileged" siteId="{adf10e2b-b6e9-41d6-be2f-c12bb566019c}" contentBits="0" removed="0"/>
</clbl:labelList>
</file>

<file path=docProps/app.xml><?xml version="1.0" encoding="utf-8"?>
<Properties xmlns="http://schemas.openxmlformats.org/officeDocument/2006/extended-properties" xmlns:vt="http://schemas.openxmlformats.org/officeDocument/2006/docPropsVTypes">
  <Template>Normal</Template>
  <TotalTime>41</TotalTime>
  <Pages>6</Pages>
  <Words>1693</Words>
  <Characters>9702</Characters>
  <Application>Microsoft Office Word</Application>
  <DocSecurity>0</DocSecurity>
  <Lines>323</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Schutte, Peet</dc:creator>
  <cp:lastModifiedBy>Schutte, Peet</cp:lastModifiedBy>
  <cp:revision>30</cp:revision>
  <dcterms:created xsi:type="dcterms:W3CDTF">2025-11-22T07:47:00Z</dcterms:created>
  <dcterms:modified xsi:type="dcterms:W3CDTF">2026-01-07T13:29:00Z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4c536f-fe2b-433b-9e2a-80b906097a9f_ActionId">
    <vt:lpwstr>90d53d6f-0000-4844-889a-6dbce8223811</vt:lpwstr>
  </property>
  <property fmtid="{D5CDD505-2E9C-101B-9397-08002B2CF9AE}" pid="3" name="MSIP_Label_3c4c536f-fe2b-433b-9e2a-80b906097a9f_ContentBits">
    <vt:lpwstr>0</vt:lpwstr>
  </property>
  <property fmtid="{D5CDD505-2E9C-101B-9397-08002B2CF9AE}" pid="4" name="MSIP_Label_3c4c536f-fe2b-433b-9e2a-80b906097a9f_Enabled">
    <vt:lpwstr>true</vt:lpwstr>
  </property>
  <property fmtid="{D5CDD505-2E9C-101B-9397-08002B2CF9AE}" pid="5" name="MSIP_Label_3c4c536f-fe2b-433b-9e2a-80b906097a9f_Method">
    <vt:lpwstr>Privileged</vt:lpwstr>
  </property>
  <property fmtid="{D5CDD505-2E9C-101B-9397-08002B2CF9AE}" pid="6" name="MSIP_Label_3c4c536f-fe2b-433b-9e2a-80b906097a9f_Name">
    <vt:lpwstr>DNV_Unlabeled</vt:lpwstr>
  </property>
  <property fmtid="{D5CDD505-2E9C-101B-9397-08002B2CF9AE}" pid="7" name="MSIP_Label_3c4c536f-fe2b-433b-9e2a-80b906097a9f_SetDate">
    <vt:lpwstr>2022-10-27T14:53:24Z</vt:lpwstr>
  </property>
  <property fmtid="{D5CDD505-2E9C-101B-9397-08002B2CF9AE}" pid="8" name="MSIP_Label_3c4c536f-fe2b-433b-9e2a-80b906097a9f_SiteId">
    <vt:lpwstr>adf10e2b-b6e9-41d6-be2f-c12bb566019c</vt:lpwstr>
  </property>
  <property fmtid="{D5CDD505-2E9C-101B-9397-08002B2CF9AE}" pid="9" name="TB build">
    <vt:lpwstr>20221208 124140</vt:lpwstr>
  </property>
  <property fmtid="{D5CDD505-2E9C-101B-9397-08002B2CF9AE}" pid="10" name="TB filename">
    <vt:lpwstr>COR009.dotx</vt:lpwstr>
  </property>
  <property fmtid="{D5CDD505-2E9C-101B-9397-08002B2CF9AE}" pid="11" name="TB id">
    <vt:lpwstr>7240</vt:lpwstr>
  </property>
  <property fmtid="{D5CDD505-2E9C-101B-9397-08002B2CF9AE}" pid="12" name="TB name">
    <vt:lpwstr>COR 009</vt:lpwstr>
  </property>
</Properties>
</file>