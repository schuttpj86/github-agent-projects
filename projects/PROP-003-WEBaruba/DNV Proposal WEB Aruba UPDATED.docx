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t xml:space="preserve">Proposal for </w:t>
            </w:r>
          </w:p>
          <w:p w14:paraId="7D10DBEB" w14:textId="77777777" w:rsidR="00F37FE2" w:rsidRPr="00F37FE2" w:rsidRDefault="00000000" w:rsidP="00814BAA">
            <w:pPr>
              <w:pStyle w:val="DNVGL-Cover-ReportTitle"/>
            </w:pPr>
            <w:sdt>
              <w:sdtPr>
                <w:alias w:val="Proposal title"/>
                <w:tag w:val="DpPropTitle01"/>
                <w:id w:val="-289053439"/>
                <w:placeholder>
                  <w:docPart w:val="C362823881DF4A5DA4E8F99227EB6603"/>
                </w:placeholder>
                <w:showingPlcHdr/>
                <w:dataBinding w:xpath="//Tag[@name='DpPropTitle01']" w:storeItemID="{9B080735-027D-44B9-A4A0-910DD22B4D04}"/>
                <w:text w:multiLine="1"/>
              </w:sdtPr>
              <w:sdtContent>
                <w:r>
                  <w:rPr>
                    <w:rStyle w:val="PlaceholderText"/>
                  </w:rPr>
                  <w:t>[Proposal title]</w:t>
                </w:r>
              </w:sdtContent>
            </w:sdt>
          </w:p>
          <w:sdt>
            <w:sdtPr>
              <w:alias w:val="Customer name"/>
              <w:tag w:val="DgCustomer01"/>
              <w:id w:val="577260748"/>
              <w:placeholder>
                <w:docPart w:val="6DB14821FC2A446CBC0E4520B11292B8"/>
              </w:placeholder>
              <w:showingPlcHdr/>
              <w:dataBinding w:xpath="//Tag[@name='DgCustomer01']" w:storeItemID="{9B080735-027D-44B9-A4A0-910DD22B4D04}"/>
              <w:text w:multiLine="1"/>
            </w:sdtPr>
            <w:sdtContent>
              <w:p w14:paraId="0AD1AF0D" w14:textId="77777777" w:rsidR="00F37FE2" w:rsidRPr="00F37FE2" w:rsidRDefault="00F37FE2" w:rsidP="00814BAA">
                <w:pPr>
                  <w:pStyle w:val="DNVGL-Cover-Company"/>
                </w:pPr>
                <w:r>
                  <w:rPr>
                    <w:rStyle w:val="PlaceholderText"/>
                  </w:rPr>
                  <w:t>[Customer name]</w:t>
                </w:r>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Pr>
                <w:b/>
                <w:bCs/>
              </w:rPr>
              <w:t>Customer Reference:</w:t>
            </w:r>
            <w:r>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Pr>
                    <w:rStyle w:val="PlaceholderText"/>
                  </w:rPr>
                  <w:t>[Customer reference]</w:t>
                </w:r>
              </w:sdtContent>
            </w:sdt>
          </w:p>
          <w:p w14:paraId="2260B820" w14:textId="77777777" w:rsidR="00F37FE2" w:rsidRPr="00F37FE2" w:rsidRDefault="00F37FE2" w:rsidP="00814BAA">
            <w:pPr>
              <w:pStyle w:val="DNVGL-Details"/>
            </w:pPr>
            <w:r>
              <w:rPr>
                <w:b/>
                <w:bCs/>
              </w:rPr>
              <w:t>DNV doc No:</w:t>
            </w:r>
            <w:r>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Pr>
                    <w:rStyle w:val="PlaceholderText"/>
                  </w:rPr>
                  <w:t>[DNV doc No.]</w:t>
                </w:r>
              </w:sdtContent>
            </w:sdt>
          </w:p>
          <w:p w14:paraId="738465B5" w14:textId="77777777" w:rsidR="00F37FE2" w:rsidRPr="00F37FE2" w:rsidRDefault="00F37FE2" w:rsidP="00814BAA">
            <w:pPr>
              <w:pStyle w:val="DNVGL-Details"/>
            </w:pPr>
            <w:r>
              <w:rPr>
                <w:b/>
                <w:bCs/>
              </w:rPr>
              <w:t>Date of first issue:</w:t>
            </w:r>
            <w:r>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Pr>
                    <w:rStyle w:val="PlaceholderText"/>
                  </w:rPr>
                  <w:t>[Date of issue]</w:t>
                </w:r>
              </w:sdtContent>
            </w:sdt>
          </w:p>
          <w:p w14:paraId="393ED8E6" w14:textId="77777777" w:rsidR="00F37FE2" w:rsidRPr="00F37FE2" w:rsidRDefault="00F37FE2" w:rsidP="00814BAA">
            <w:pPr>
              <w:pStyle w:val="DNVGL-Details"/>
            </w:pPr>
            <w:r>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Pr>
                    <w:sz w:val="13"/>
                    <w:szCs w:val="13"/>
                  </w:rPr>
                  <w:t xml:space="preserve">Title page. </w:t>
                  <w:tab/>
                </w:r>
                <w:r>
                  <w:rPr>
                    <w:i/>
                    <w:iCs/>
                    <w:sz w:val="13"/>
                    <w:szCs w:val="13"/>
                    <w:vertAlign w:val="superscript"/>
                  </w:rPr>
                  <w:t>1</w:t>
                </w:r>
                <w:r>
                  <w:rPr>
                    <w:i/>
                    <w:iCs/>
                    <w:sz w:val="13"/>
                    <w:szCs w:val="13"/>
                  </w:rPr>
                  <w:t xml:space="preserve"> Displayed on front cover.   </w:t>
                </w:r>
                <w:r>
                  <w:rPr>
                    <w:i/>
                    <w:iCs/>
                    <w:sz w:val="13"/>
                    <w:szCs w:val="13"/>
                    <w:vertAlign w:val="superscript"/>
                  </w:rPr>
                  <w:t>2)</w:t>
                </w:r>
                <w:r>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Pr>
                    <w:sz w:val="13"/>
                    <w:szCs w:val="13"/>
                  </w:rPr>
                  <w:t>Tips for easy filling in data: Place cursor in the first field. Edit. Then use Tab to go to next field (Shift-Tab to go to prev.).</w:t>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t>Customer Name:</w:t>
            </w:r>
            <w:sdt>
              <w:sdtPr>
                <w:id w:val="1719863031"/>
                <w:lock w:val="contentLocked"/>
                <w:placeholder>
                  <w:docPart w:val="825F6F3F1EE3478AB704E1A852F6166B"/>
                </w:placeholder>
                <w:group/>
              </w:sdtPr>
              <w:sdtContent>
                <w:bookmarkStart w:id="1" w:name="_preHiddenText10012"/>
                <w:r>
                  <w:rPr>
                    <w:vanish/>
                    <w:color w:val="FF0000"/>
                    <w:vertAlign w:val="superscript"/>
                  </w:rPr>
                  <w:t>1</w:t>
                </w:r>
                <w:bookmarkEnd w:id="1"/>
                <w:r>
                  <w:t xml:space="preserve"> </w:t>
                </w:r>
              </w:sdtContent>
            </w:sdt>
          </w:p>
        </w:tc>
        <w:sdt>
          <w:sdtPr>
            <w:tag w:val="DgCustomer01"/>
            <w:id w:val="1018657389"/>
            <w:placeholder>
              <w:docPart w:val="188CDC9F916747AB8562A7D79B4DD691"/>
            </w:placeholder>
            <w:showingPlcHdr/>
            <w:dataBinding w:xpath="//Tag[@name='DgCustomer01']" w:storeItemID="{9B080735-027D-44B9-A4A0-910DD22B4D04}"/>
            <w:text w:multiLine="1"/>
          </w:sdtPr>
          <w:sdtContent>
            <w:tc>
              <w:tcPr>
                <w:tcW w:w="6180" w:type="dxa"/>
                <w:tcMar>
                  <w:right w:w="0" w:type="dxa"/>
                </w:tcMar>
              </w:tcPr>
              <w:p w14:paraId="7E9896A4" w14:textId="77777777" w:rsidR="00F37FE2" w:rsidRPr="00F37FE2" w:rsidRDefault="00F37FE2" w:rsidP="00814BAA">
                <w:pPr>
                  <w:pStyle w:val="DNVGL-Details"/>
                </w:pPr>
                <w:r>
                  <w:rPr>
                    <w:rStyle w:val="PlaceholderText"/>
                  </w:rPr>
                  <w:t>[Customer Name]</w:t>
                </w:r>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t>Customer Address:</w:t>
            </w:r>
          </w:p>
        </w:tc>
        <w:sdt>
          <w:sdtPr>
            <w:tag w:val="DgCustomerAddress01"/>
            <w:id w:val="-1482610702"/>
            <w:placeholder>
              <w:docPart w:val="399A62FFF7F144E3BB16AF4009CC23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t>Customer Reference:</w:t>
            </w:r>
            <w:sdt>
              <w:sdtPr>
                <w:id w:val="1274593945"/>
                <w:lock w:val="contentLocked"/>
                <w:placeholder>
                  <w:docPart w:val="D9546B4866A8435D8D68E9D380E6A5FB"/>
                </w:placeholder>
                <w:group/>
              </w:sdtPr>
              <w:sdtContent>
                <w:bookmarkStart w:id="2" w:name="_preHiddenText10013"/>
                <w:r>
                  <w:rPr>
                    <w:vanish/>
                    <w:color w:val="FF0000"/>
                    <w:vertAlign w:val="superscript"/>
                  </w:rPr>
                  <w:t>1</w:t>
                </w:r>
                <w:bookmarkEnd w:id="2"/>
                <w:r>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t>Energy Systems</w:t>
                </w:r>
              </w:p>
            </w:tc>
          </w:sdtContent>
        </w:sdt>
      </w:tr>
      <w:tr w:rsidR="00F37FE2" w:rsidRPr="00D00097" w14:paraId="1CBCF010" w14:textId="77777777" w:rsidTr="00917B3B">
        <w:trPr>
          <w:cantSplit/>
        </w:trPr>
        <w:tc>
          <w:tcPr>
            <w:tcW w:w="3402" w:type="dxa"/>
          </w:tcPr>
          <w:p w14:paraId="09EE2EED" w14:textId="77777777" w:rsidR="00F37FE2" w:rsidRPr="00F37FE2" w:rsidRDefault="00F37FE2" w:rsidP="00814BAA">
            <w:pPr>
              <w:pStyle w:val="DNVGL-Details"/>
            </w:pPr>
            <w:r>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Pr>
                    <w:lang w:val="nl-NL"/>
                  </w:rPr>
                  <w:t>Utrechtseweg 310-B50, 6812 AR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 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3" w:name="_Hlk65154685"/>
            <w:r>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+31 6 xxxx xxxx</w:t>
                </w:r>
              </w:p>
            </w:tc>
          </w:sdtContent>
        </w:sdt>
      </w:tr>
      <w:bookmarkEnd w:id="3"/>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t>DNV Org. No.:</w:t>
            </w:r>
          </w:p>
        </w:tc>
        <w:sdt>
          <w:sdtPr>
            <w:tag w:val="DgDnvEnterpriseNo01"/>
            <w:id w:val="-1512834723"/>
            <w:placeholder>
              <w:docPart w:val="B5E03ABA910540C9A343869B0B913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t>DNV doc. No.:</w:t>
            </w:r>
            <w:sdt>
              <w:sdtPr>
                <w:id w:val="304747735"/>
                <w:lock w:val="contentLocked"/>
                <w:placeholder>
                  <w:docPart w:val="89F73833BC5E4FB19653B1EE3417AEAD"/>
                </w:placeholder>
                <w:group/>
              </w:sdtPr>
              <w:sdtContent>
                <w:bookmarkStart w:id="4" w:name="_preHiddenText10014"/>
                <w:r>
                  <w:rPr>
                    <w:vanish/>
                    <w:color w:val="FF0000"/>
                    <w:vertAlign w:val="superscript"/>
                  </w:rPr>
                  <w:t>1,2</w:t>
                </w:r>
                <w:bookmarkEnd w:id="4"/>
                <w:r>
                  <w:t xml:space="preserve"> </w:t>
                </w:r>
              </w:sdtContent>
            </w:sdt>
          </w:p>
        </w:tc>
        <w:sdt>
          <w:sdtPr>
            <w:tag w:val="DgDNVDocNo01"/>
            <w:id w:val="1077020185"/>
            <w:placeholder>
              <w:docPart w:val="3EB436E1E30B439B8973E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t>Proposal Title:</w:t>
            </w:r>
            <w:sdt>
              <w:sdtPr>
                <w:id w:val="-1033952140"/>
                <w:lock w:val="contentLocked"/>
                <w:placeholder>
                  <w:docPart w:val="89B01DDCECE943478A7974780691BB3C"/>
                </w:placeholder>
                <w:group/>
              </w:sdtPr>
              <w:sdtContent>
                <w:bookmarkStart w:id="5" w:name="_preHiddenText10015"/>
                <w:r>
                  <w:rPr>
                    <w:vanish/>
                    <w:color w:val="FF0000"/>
                    <w:vertAlign w:val="superscript"/>
                  </w:rPr>
                  <w:t>1</w:t>
                </w:r>
                <w:bookmarkEnd w:id="5"/>
                <w:r>
                  <w:t xml:space="preserve"> </w:t>
                </w:r>
              </w:sdtContent>
            </w:sdt>
          </w:p>
        </w:tc>
        <w:sdt>
          <w:sdtPr>
            <w:tag w:val="DpPropTitle01"/>
            <w:id w:val="-701016395"/>
            <w:placeholder>
              <w:docPart w:val="1D2F5E1714D54997B67D14FB4C01DDAB"/>
            </w:placeholder>
            <w:showingPlcHdr/>
            <w:dataBinding w:xpath="//Tag[@name='DpPropTitle01']" w:storeItemID="{9B080735-027D-44B9-A4A0-910DD22B4D04}"/>
            <w:text w:multiLine="1"/>
          </w:sdtPr>
          <w:sdtContent>
            <w:tc>
              <w:tcPr>
                <w:tcW w:w="6180" w:type="dxa"/>
                <w:tcMar>
                  <w:right w:w="0" w:type="dxa"/>
                </w:tcMar>
              </w:tcPr>
              <w:p w14:paraId="5409F694" w14:textId="77777777" w:rsidR="00F37FE2" w:rsidRPr="00F37FE2" w:rsidRDefault="00F37FE2" w:rsidP="00814BAA">
                <w:pPr>
                  <w:pStyle w:val="DNVGL-Details"/>
                </w:pPr>
                <w:r>
                  <w:rPr>
                    <w:rStyle w:val="PlaceholderText"/>
                  </w:rPr>
                  <w:t>[Proposal Title]</w:t>
                </w:r>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t>Date of first issue:</w:t>
            </w:r>
            <w:sdt>
              <w:sdtPr>
                <w:id w:val="-1036500035"/>
                <w:lock w:val="contentLocked"/>
                <w:placeholder>
                  <w:docPart w:val="292607AEA5FC421DB1D2B5AF6B584875"/>
                </w:placeholder>
                <w:group/>
              </w:sdtPr>
              <w:sdtContent>
                <w:bookmarkStart w:id="6" w:name="_preHiddenText10016"/>
                <w:r>
                  <w:rPr>
                    <w:vanish/>
                    <w:color w:val="FF0000"/>
                    <w:vertAlign w:val="superscript"/>
                  </w:rPr>
                  <w:t>2</w:t>
                </w:r>
                <w:bookmarkEnd w:id="6"/>
                <w:r>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t>3</w:t>
                </w:r>
              </w:sdtContent>
            </w:sdt>
            <w:r>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t>Terms and Conditions:</w:t>
            </w:r>
          </w:p>
        </w:tc>
        <w:tc>
          <w:tcPr>
            <w:tcW w:w="6180" w:type="dxa"/>
          </w:tcPr>
          <w:p w14:paraId="5F30F7AF" w14:textId="32B75A9E" w:rsidR="00F37FE2" w:rsidRPr="00F37FE2" w:rsidRDefault="00F37FE2" w:rsidP="00814BAA">
            <w:pPr>
              <w:pStyle w:val="DNVGL-Details"/>
            </w:pPr>
            <w:r>
              <w:t>See Section Contractual</w:t>
            </w:r>
          </w:p>
        </w:tc>
      </w:tr>
    </w:tbl>
    <w:p w14:paraId="76FDEFDA" w14:textId="77777777" w:rsidR="00F37FE2" w:rsidRPr="00F37FE2" w:rsidRDefault="00F37FE2" w:rsidP="00814BAA">
      <w:pPr>
        <w:pStyle w:val="DNVGL-capTable"/>
        <w:pBdr>
          <w:bottom w:val="single" w:sz="4" w:space="1" w:color="009FDA"/>
        </w:pBdr>
      </w:pPr>
      <w:r>
        <w:t>Confidentiality</w:t>
      </w:r>
    </w:p>
    <w:p w14:paraId="06E76CDE" w14:textId="282C1A3C" w:rsidR="00F37FE2" w:rsidRDefault="00F37FE2" w:rsidP="00814BAA">
      <w:pPr>
        <w:pStyle w:val="BodyText"/>
        <w:rPr>
          <w:noProof/>
        </w:rPr>
      </w:pPr>
      <w:r>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7" w:name="Sign1Text"/>
            <w:bookmarkEnd w:id="7"/>
          </w:p>
        </w:tc>
        <w:tc>
          <w:tcPr>
            <w:tcW w:w="1000" w:type="pct"/>
            <w:vMerge w:val="restart"/>
            <w:vAlign w:val="bottom"/>
          </w:tcPr>
          <w:p w14:paraId="582C3C90" w14:textId="77777777" w:rsidR="00F37FE2" w:rsidRPr="00F37FE2" w:rsidRDefault="00F37FE2" w:rsidP="00814BAA">
            <w:pPr>
              <w:pStyle w:val="DNVGL-Signaturesmall"/>
              <w:jc w:val="center"/>
            </w:pPr>
            <w:bookmarkStart w:id="8" w:name="SignStamp"/>
            <w:bookmarkEnd w:id="8"/>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9" w:name="Sign2Text"/>
            <w:bookmarkEnd w:id="9"/>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br w:type="page"/>
      </w:r>
    </w:p>
    <w:p w14:paraId="3927B6AE" w14:textId="77777777" w:rsidR="00F37FE2" w:rsidRPr="00F37FE2" w:rsidRDefault="00F37FE2">
      <w:pPr>
        <w:rPr>
          <w:sz w:val="2"/>
        </w:rPr>
      </w:pPr>
      <w:r>
        <w:rPr>
          <w:sz w:val="2"/>
        </w:rPr>
        <w:lastRenderedPageBreak/>
        <w:t xml:space="preserve"> </w:t>
      </w:r>
    </w:p>
    <w:p w14:paraId="4397FFE3" w14:textId="77777777" w:rsidR="00F37FE2" w:rsidRPr="00F37FE2" w:rsidRDefault="00F37FE2" w:rsidP="00814BAA">
      <w:pPr>
        <w:pStyle w:val="Heading8"/>
      </w:pPr>
      <w:r>
        <w:t>Table of contents</w:t>
      </w:r>
    </w:p>
    <w:p w14:paraId="145CF26F" w14:textId="72B4C59A" w:rsidR="00CB00C3" w:rsidRPr="00D617C0" w:rsidRDefault="00F37FE2">
      <w:pPr>
        <w:pStyle w:val="TOC1"/>
        <w:rPr>
          <w:rFonts w:asciiTheme="minorHAnsi" w:hAnsiTheme="minorHAnsi" w:cstheme="minorBidi"/>
          <w:caps w:val="0"/>
          <w:sz w:val="22"/>
          <w:szCs w:val="22"/>
          <w:lang w:val="en-US" w:eastAsia="nl-NL"/>
        </w:rPr>
      </w:pPr>
      <w:r>
        <w:fldChar w:fldCharType="begin"/>
        <w:instrText xml:space="preserve"> toc \o "1-2" \n "3-9" </w:instrText>
        <w:fldChar w:fldCharType="separate"/>
        <w:t>1</w:t>
      </w:r>
      <w:r>
        <w:rPr>
          <w:rFonts w:asciiTheme="minorHAnsi" w:hAnsiTheme="minorHAnsi" w:cstheme="minorBidi"/>
          <w:caps w:val="0"/>
          <w:sz w:val="22"/>
          <w:szCs w:val="22"/>
          <w:lang w:val="en-US" w:eastAsia="nl-NL"/>
        </w:rPr>
        <w:tab/>
      </w:r>
      <w:r>
        <w:t>Introduction</w:t>
        <w:tab/>
        <w:fldChar w:fldCharType="begin"/>
        <w:instrText xml:space="preserve"> PAGEREF _Toc69300856 \h </w:instrText>
        <w:fldChar w:fldCharType="separate"/>
        <w:t>1</w:t>
        <w:fldChar w:fldCharType="end"/>
      </w:r>
    </w:p>
    <w:p w14:paraId="4CCD47E4" w14:textId="526B95CA" w:rsidR="00CB00C3" w:rsidRPr="00D617C0" w:rsidRDefault="00CB00C3">
      <w:pPr>
        <w:pStyle w:val="TOC1"/>
        <w:rPr>
          <w:rFonts w:asciiTheme="minorHAnsi" w:hAnsiTheme="minorHAnsi" w:cstheme="minorBidi"/>
          <w:caps w:val="0"/>
          <w:sz w:val="22"/>
          <w:szCs w:val="22"/>
          <w:lang w:val="en-US" w:eastAsia="nl-NL"/>
        </w:rPr>
      </w:pPr>
      <w:r>
        <w:t>2</w:t>
      </w:r>
      <w:r>
        <w:rPr>
          <w:rFonts w:asciiTheme="minorHAnsi" w:hAnsiTheme="minorHAnsi" w:cstheme="minorBidi"/>
          <w:caps w:val="0"/>
          <w:sz w:val="22"/>
          <w:szCs w:val="22"/>
          <w:lang w:val="en-US" w:eastAsia="nl-NL"/>
        </w:rPr>
        <w:tab/>
      </w:r>
      <w:r>
        <w:t>The DNV proposed solution</w:t>
        <w:tab/>
        <w:fldChar w:fldCharType="begin"/>
        <w:instrText xml:space="preserve"> PAGEREF _Toc69300857 \h </w:instrText>
        <w:fldChar w:fldCharType="separate"/>
        <w:t>2</w:t>
        <w:fldChar w:fldCharType="end"/>
      </w:r>
    </w:p>
    <w:p w14:paraId="7A4BDF2D" w14:textId="30A7274D" w:rsidR="00CB00C3" w:rsidRPr="00D617C0" w:rsidRDefault="00CB00C3">
      <w:pPr>
        <w:pStyle w:val="TOC2"/>
        <w:rPr>
          <w:rFonts w:asciiTheme="minorHAnsi" w:hAnsiTheme="minorHAnsi" w:cstheme="minorBidi"/>
          <w:sz w:val="22"/>
          <w:szCs w:val="22"/>
          <w:lang w:val="en-US" w:eastAsia="nl-NL"/>
        </w:rPr>
      </w:pPr>
      <w:r>
        <w:t>2.1</w:t>
      </w:r>
      <w:r>
        <w:rPr>
          <w:rFonts w:asciiTheme="minorHAnsi" w:hAnsiTheme="minorHAnsi" w:cstheme="minorBidi"/>
          <w:sz w:val="22"/>
          <w:szCs w:val="22"/>
          <w:lang w:val="en-US" w:eastAsia="nl-NL"/>
        </w:rPr>
        <w:tab/>
      </w:r>
      <w:r>
        <w:t>Approach</w:t>
        <w:tab/>
        <w:fldChar w:fldCharType="begin"/>
        <w:instrText xml:space="preserve"> PAGEREF _Toc69300858 \h </w:instrText>
        <w:fldChar w:fldCharType="separate"/>
        <w:t>2</w:t>
        <w:fldChar w:fldCharType="end"/>
      </w:r>
    </w:p>
    <w:p w14:paraId="4BBDAA06" w14:textId="42C315C4" w:rsidR="00CB00C3" w:rsidRPr="00D617C0" w:rsidRDefault="00CB00C3">
      <w:pPr>
        <w:pStyle w:val="TOC2"/>
        <w:rPr>
          <w:rFonts w:asciiTheme="minorHAnsi" w:hAnsiTheme="minorHAnsi" w:cstheme="minorBidi"/>
          <w:sz w:val="22"/>
          <w:szCs w:val="22"/>
          <w:lang w:val="en-US" w:eastAsia="nl-NL"/>
        </w:rPr>
      </w:pPr>
      <w:r>
        <w:t>2.2</w:t>
      </w:r>
      <w:r>
        <w:rPr>
          <w:rFonts w:asciiTheme="minorHAnsi" w:hAnsiTheme="minorHAnsi" w:cstheme="minorBidi"/>
          <w:sz w:val="22"/>
          <w:szCs w:val="22"/>
          <w:lang w:val="en-US" w:eastAsia="nl-NL"/>
        </w:rPr>
        <w:tab/>
      </w:r>
      <w:r>
        <w:t>Deliverables</w:t>
        <w:tab/>
        <w:fldChar w:fldCharType="begin"/>
        <w:instrText xml:space="preserve"> PAGEREF _Toc69300859 \h </w:instrText>
        <w:fldChar w:fldCharType="separate"/>
        <w:t>2</w:t>
        <w:fldChar w:fldCharType="end"/>
      </w:r>
    </w:p>
    <w:p w14:paraId="46307894" w14:textId="58A1DF86" w:rsidR="00CB00C3" w:rsidRPr="00CB00C3" w:rsidRDefault="00CB00C3">
      <w:pPr>
        <w:pStyle w:val="TOC2"/>
        <w:rPr>
          <w:rFonts w:asciiTheme="minorHAnsi" w:hAnsiTheme="minorHAnsi" w:cstheme="minorBidi"/>
          <w:sz w:val="22"/>
          <w:szCs w:val="22"/>
          <w:lang w:val="en-US" w:eastAsia="nl-NL"/>
        </w:rPr>
      </w:pPr>
      <w:r>
        <w:t>2.3</w:t>
      </w:r>
      <w:r>
        <w:rPr>
          <w:rFonts w:asciiTheme="minorHAnsi" w:hAnsiTheme="minorHAnsi" w:cstheme="minorBidi"/>
          <w:sz w:val="22"/>
          <w:szCs w:val="22"/>
          <w:lang w:val="en-US" w:eastAsia="nl-NL"/>
        </w:rPr>
        <w:tab/>
      </w:r>
      <w:r>
        <w:t>Alternative and/or optional work</w:t>
        <w:tab/>
        <w:fldChar w:fldCharType="begin"/>
        <w:instrText xml:space="preserve"> PAGEREF _Toc69300860 \h </w:instrText>
        <w:fldChar w:fldCharType="separate"/>
        <w:t>2</w:t>
        <w:fldChar w:fldCharType="end"/>
      </w:r>
    </w:p>
    <w:p w14:paraId="4C8E9BC8" w14:textId="53F8238C" w:rsidR="00CB00C3" w:rsidRPr="00CB00C3" w:rsidRDefault="00CB00C3">
      <w:pPr>
        <w:pStyle w:val="TOC1"/>
        <w:rPr>
          <w:rFonts w:asciiTheme="minorHAnsi" w:hAnsiTheme="minorHAnsi" w:cstheme="minorBidi"/>
          <w:caps w:val="0"/>
          <w:sz w:val="22"/>
          <w:szCs w:val="22"/>
          <w:lang w:val="en-US" w:eastAsia="nl-NL"/>
        </w:rPr>
      </w:pPr>
      <w:r>
        <w:t>3</w:t>
      </w:r>
      <w:r>
        <w:rPr>
          <w:rFonts w:asciiTheme="minorHAnsi" w:hAnsiTheme="minorHAnsi" w:cstheme="minorBidi"/>
          <w:caps w:val="0"/>
          <w:sz w:val="22"/>
          <w:szCs w:val="22"/>
          <w:lang w:val="en-US" w:eastAsia="nl-NL"/>
        </w:rPr>
        <w:tab/>
      </w:r>
      <w:r>
        <w:t>Scope of work</w:t>
        <w:tab/>
        <w:fldChar w:fldCharType="begin"/>
        <w:instrText xml:space="preserve"> PAGEREF _Toc69300861 \h </w:instrText>
        <w:fldChar w:fldCharType="separate"/>
        <w:t>3</w:t>
        <w:fldChar w:fldCharType="end"/>
      </w:r>
    </w:p>
    <w:p w14:paraId="15FB3594" w14:textId="396BBA00" w:rsidR="00CB00C3" w:rsidRPr="00CB00C3" w:rsidRDefault="00CB00C3">
      <w:pPr>
        <w:pStyle w:val="TOC1"/>
        <w:rPr>
          <w:rFonts w:asciiTheme="minorHAnsi" w:hAnsiTheme="minorHAnsi" w:cstheme="minorBidi"/>
          <w:caps w:val="0"/>
          <w:sz w:val="22"/>
          <w:szCs w:val="22"/>
          <w:lang w:val="en-US" w:eastAsia="nl-NL"/>
        </w:rPr>
      </w:pPr>
      <w:r>
        <w:t>4</w:t>
      </w:r>
      <w:r>
        <w:rPr>
          <w:rFonts w:asciiTheme="minorHAnsi" w:hAnsiTheme="minorHAnsi" w:cstheme="minorBidi"/>
          <w:caps w:val="0"/>
          <w:sz w:val="22"/>
          <w:szCs w:val="22"/>
          <w:lang w:val="en-US" w:eastAsia="nl-NL"/>
        </w:rPr>
        <w:tab/>
      </w:r>
      <w:r>
        <w:t>Schedule</w:t>
        <w:tab/>
        <w:fldChar w:fldCharType="begin"/>
        <w:instrText xml:space="preserve"> PAGEREF _Toc69300862 \h </w:instrText>
        <w:fldChar w:fldCharType="separate"/>
        <w:t>4</w:t>
        <w:fldChar w:fldCharType="end"/>
      </w:r>
    </w:p>
    <w:p w14:paraId="61433426" w14:textId="3A932D2D" w:rsidR="00CB00C3" w:rsidRPr="00CB00C3" w:rsidRDefault="00CB00C3">
      <w:pPr>
        <w:pStyle w:val="TOC1"/>
        <w:rPr>
          <w:rFonts w:asciiTheme="minorHAnsi" w:hAnsiTheme="minorHAnsi" w:cstheme="minorBidi"/>
          <w:caps w:val="0"/>
          <w:sz w:val="22"/>
          <w:szCs w:val="22"/>
          <w:lang w:val="en-US" w:eastAsia="nl-NL"/>
        </w:rPr>
      </w:pPr>
      <w:r>
        <w:t>5</w:t>
      </w:r>
      <w:r>
        <w:rPr>
          <w:rFonts w:asciiTheme="minorHAnsi" w:hAnsiTheme="minorHAnsi" w:cstheme="minorBidi"/>
          <w:caps w:val="0"/>
          <w:sz w:val="22"/>
          <w:szCs w:val="22"/>
          <w:lang w:val="en-US" w:eastAsia="nl-NL"/>
        </w:rPr>
        <w:tab/>
      </w:r>
      <w:r>
        <w:t>Compensation</w:t>
        <w:tab/>
        <w:fldChar w:fldCharType="begin"/>
        <w:instrText xml:space="preserve"> PAGEREF _Toc69300863 \h </w:instrText>
        <w:fldChar w:fldCharType="separate"/>
        <w:t>5</w:t>
        <w:fldChar w:fldCharType="end"/>
      </w:r>
    </w:p>
    <w:p w14:paraId="6A347749" w14:textId="1078A7E9" w:rsidR="00CB00C3" w:rsidRPr="00CB00C3" w:rsidRDefault="00CB00C3">
      <w:pPr>
        <w:pStyle w:val="TOC2"/>
        <w:rPr>
          <w:rFonts w:asciiTheme="minorHAnsi" w:hAnsiTheme="minorHAnsi" w:cstheme="minorBidi"/>
          <w:sz w:val="22"/>
          <w:szCs w:val="22"/>
          <w:lang w:val="en-US" w:eastAsia="nl-NL"/>
        </w:rPr>
      </w:pPr>
      <w:r>
        <w:t>5.1</w:t>
      </w:r>
      <w:r>
        <w:rPr>
          <w:rFonts w:asciiTheme="minorHAnsi" w:hAnsiTheme="minorHAnsi" w:cstheme="minorBidi"/>
          <w:sz w:val="22"/>
          <w:szCs w:val="22"/>
          <w:lang w:val="en-US" w:eastAsia="nl-NL"/>
        </w:rPr>
        <w:tab/>
      </w:r>
      <w:r>
        <w:t>General</w:t>
        <w:tab/>
        <w:fldChar w:fldCharType="begin"/>
        <w:instrText xml:space="preserve"> PAGEREF _Toc69300864 \h </w:instrText>
        <w:fldChar w:fldCharType="separate"/>
        <w:t>5</w:t>
        <w:fldChar w:fldCharType="end"/>
      </w:r>
    </w:p>
    <w:p w14:paraId="79D1116B" w14:textId="266DCC3B" w:rsidR="00CB00C3" w:rsidRPr="00CB00C3" w:rsidRDefault="00CB00C3">
      <w:pPr>
        <w:pStyle w:val="TOC2"/>
        <w:rPr>
          <w:rFonts w:asciiTheme="minorHAnsi" w:hAnsiTheme="minorHAnsi" w:cstheme="minorBidi"/>
          <w:sz w:val="22"/>
          <w:szCs w:val="22"/>
          <w:lang w:val="en-US" w:eastAsia="nl-NL"/>
        </w:rPr>
      </w:pPr>
      <w:r>
        <w:t>5.2</w:t>
      </w:r>
      <w:r>
        <w:rPr>
          <w:rFonts w:asciiTheme="minorHAnsi" w:hAnsiTheme="minorHAnsi" w:cstheme="minorBidi"/>
          <w:sz w:val="22"/>
          <w:szCs w:val="22"/>
          <w:lang w:val="en-US" w:eastAsia="nl-NL"/>
        </w:rPr>
        <w:tab/>
      </w:r>
      <w:r>
        <w:t>Lump sums</w:t>
        <w:tab/>
        <w:fldChar w:fldCharType="begin"/>
        <w:instrText xml:space="preserve"> PAGEREF _Toc69300865 \h </w:instrText>
        <w:fldChar w:fldCharType="separate"/>
        <w:t>5</w:t>
        <w:fldChar w:fldCharType="end"/>
      </w:r>
    </w:p>
    <w:p w14:paraId="64963745" w14:textId="175267A9" w:rsidR="00CB00C3" w:rsidRPr="00CB00C3" w:rsidRDefault="00CB00C3">
      <w:pPr>
        <w:pStyle w:val="TOC2"/>
        <w:rPr>
          <w:rFonts w:asciiTheme="minorHAnsi" w:hAnsiTheme="minorHAnsi" w:cstheme="minorBidi"/>
          <w:sz w:val="22"/>
          <w:szCs w:val="22"/>
          <w:lang w:val="en-US" w:eastAsia="nl-NL"/>
        </w:rPr>
      </w:pPr>
      <w:r>
        <w:t>5.3</w:t>
      </w:r>
      <w:r>
        <w:rPr>
          <w:rFonts w:asciiTheme="minorHAnsi" w:hAnsiTheme="minorHAnsi" w:cstheme="minorBidi"/>
          <w:sz w:val="22"/>
          <w:szCs w:val="22"/>
          <w:lang w:val="en-US" w:eastAsia="nl-NL"/>
        </w:rPr>
        <w:tab/>
      </w:r>
      <w:r>
        <w:t>Rates and Expenses</w:t>
        <w:tab/>
        <w:fldChar w:fldCharType="begin"/>
        <w:instrText xml:space="preserve"> PAGEREF _Toc69300866 \h </w:instrText>
        <w:fldChar w:fldCharType="separate"/>
        <w:t>5</w:t>
        <w:fldChar w:fldCharType="end"/>
      </w:r>
    </w:p>
    <w:p w14:paraId="71D34694" w14:textId="1CC57C7F" w:rsidR="00CB00C3" w:rsidRPr="00CB00C3" w:rsidRDefault="00CB00C3">
      <w:pPr>
        <w:pStyle w:val="TOC2"/>
        <w:rPr>
          <w:rFonts w:asciiTheme="minorHAnsi" w:hAnsiTheme="minorHAnsi" w:cstheme="minorBidi"/>
          <w:sz w:val="22"/>
          <w:szCs w:val="22"/>
          <w:lang w:val="en-US" w:eastAsia="nl-NL"/>
        </w:rPr>
      </w:pPr>
      <w:r>
        <w:t>5.4</w:t>
      </w:r>
      <w:r>
        <w:rPr>
          <w:rFonts w:asciiTheme="minorHAnsi" w:hAnsiTheme="minorHAnsi" w:cstheme="minorBidi"/>
          <w:sz w:val="22"/>
          <w:szCs w:val="22"/>
          <w:lang w:val="en-US" w:eastAsia="nl-NL"/>
        </w:rPr>
        <w:tab/>
      </w:r>
      <w:r>
        <w:t>Budget</w:t>
        <w:tab/>
        <w:fldChar w:fldCharType="begin"/>
        <w:instrText xml:space="preserve"> PAGEREF _Toc69300867 \h </w:instrText>
        <w:fldChar w:fldCharType="separate"/>
        <w:t>5</w:t>
        <w:fldChar w:fldCharType="end"/>
      </w:r>
    </w:p>
    <w:p w14:paraId="514786EA" w14:textId="1335A1A4" w:rsidR="00CB00C3" w:rsidRPr="00CB00C3" w:rsidRDefault="00CB00C3">
      <w:pPr>
        <w:pStyle w:val="TOC2"/>
        <w:rPr>
          <w:rFonts w:asciiTheme="minorHAnsi" w:hAnsiTheme="minorHAnsi" w:cstheme="minorBidi"/>
          <w:sz w:val="22"/>
          <w:szCs w:val="22"/>
          <w:lang w:val="en-US" w:eastAsia="nl-NL"/>
        </w:rPr>
      </w:pPr>
      <w:r>
        <w:t>5.5</w:t>
      </w:r>
      <w:r>
        <w:rPr>
          <w:rFonts w:asciiTheme="minorHAnsi" w:hAnsiTheme="minorHAnsi" w:cstheme="minorBidi"/>
          <w:sz w:val="22"/>
          <w:szCs w:val="22"/>
          <w:lang w:val="en-US" w:eastAsia="nl-NL"/>
        </w:rPr>
        <w:tab/>
      </w:r>
      <w:r>
        <w:t>Adjustment of lump sums, rates and unit costs</w:t>
        <w:tab/>
        <w:fldChar w:fldCharType="begin"/>
        <w:instrText xml:space="preserve"> PAGEREF _Toc69300868 \h </w:instrText>
        <w:fldChar w:fldCharType="separate"/>
        <w:t>5</w:t>
        <w:fldChar w:fldCharType="end"/>
      </w:r>
    </w:p>
    <w:p w14:paraId="400F8F42" w14:textId="4DA8CCE9" w:rsidR="00CB00C3" w:rsidRPr="00CB00C3" w:rsidRDefault="00CB00C3">
      <w:pPr>
        <w:pStyle w:val="TOC2"/>
        <w:rPr>
          <w:rFonts w:asciiTheme="minorHAnsi" w:hAnsiTheme="minorHAnsi" w:cstheme="minorBidi"/>
          <w:sz w:val="22"/>
          <w:szCs w:val="22"/>
          <w:lang w:val="en-US" w:eastAsia="nl-NL"/>
        </w:rPr>
      </w:pPr>
      <w:r>
        <w:t>5.6</w:t>
      </w:r>
      <w:r>
        <w:rPr>
          <w:rFonts w:asciiTheme="minorHAnsi" w:hAnsiTheme="minorHAnsi" w:cstheme="minorBidi"/>
          <w:sz w:val="22"/>
          <w:szCs w:val="22"/>
          <w:lang w:val="en-US" w:eastAsia="nl-NL"/>
        </w:rPr>
        <w:tab/>
      </w:r>
      <w:r>
        <w:t>Invoicing and Payment</w:t>
        <w:tab/>
        <w:fldChar w:fldCharType="begin"/>
        <w:instrText xml:space="preserve"> PAGEREF _Toc69300869 \h </w:instrText>
        <w:fldChar w:fldCharType="separate"/>
        <w:t>5</w:t>
        <w:fldChar w:fldCharType="end"/>
      </w:r>
    </w:p>
    <w:p w14:paraId="2FF79F0F" w14:textId="5FA73BDB" w:rsidR="00CB00C3" w:rsidRPr="00CB00C3" w:rsidRDefault="00CB00C3">
      <w:pPr>
        <w:pStyle w:val="TOC1"/>
        <w:rPr>
          <w:rFonts w:asciiTheme="minorHAnsi" w:hAnsiTheme="minorHAnsi" w:cstheme="minorBidi"/>
          <w:caps w:val="0"/>
          <w:sz w:val="22"/>
          <w:szCs w:val="22"/>
          <w:lang w:val="en-US" w:eastAsia="nl-NL"/>
        </w:rPr>
      </w:pPr>
      <w:r>
        <w:t>6</w:t>
      </w:r>
      <w:r>
        <w:rPr>
          <w:rFonts w:asciiTheme="minorHAnsi" w:hAnsiTheme="minorHAnsi" w:cstheme="minorBidi"/>
          <w:caps w:val="0"/>
          <w:sz w:val="22"/>
          <w:szCs w:val="22"/>
          <w:lang w:val="en-US" w:eastAsia="nl-NL"/>
        </w:rPr>
        <w:tab/>
      </w:r>
      <w:r>
        <w:t>Project organisation</w:t>
        <w:tab/>
        <w:fldChar w:fldCharType="begin"/>
        <w:instrText xml:space="preserve"> PAGEREF _Toc69300870 \h </w:instrText>
        <w:fldChar w:fldCharType="separate"/>
        <w:t>7</w:t>
        <w:fldChar w:fldCharType="end"/>
      </w:r>
    </w:p>
    <w:p w14:paraId="499DD23F" w14:textId="57BDCF0E" w:rsidR="00CB00C3" w:rsidRPr="00CB00C3" w:rsidRDefault="00CB00C3">
      <w:pPr>
        <w:pStyle w:val="TOC2"/>
        <w:rPr>
          <w:rFonts w:asciiTheme="minorHAnsi" w:hAnsiTheme="minorHAnsi" w:cstheme="minorBidi"/>
          <w:sz w:val="22"/>
          <w:szCs w:val="22"/>
          <w:lang w:val="en-US" w:eastAsia="nl-NL"/>
        </w:rPr>
      </w:pPr>
      <w:r>
        <w:t>6.1</w:t>
      </w:r>
      <w:r>
        <w:rPr>
          <w:rFonts w:asciiTheme="minorHAnsi" w:hAnsiTheme="minorHAnsi" w:cstheme="minorBidi"/>
          <w:sz w:val="22"/>
          <w:szCs w:val="22"/>
          <w:lang w:val="en-US" w:eastAsia="nl-NL"/>
        </w:rPr>
        <w:tab/>
      </w:r>
      <w:r>
        <w:t>Organigram</w:t>
        <w:tab/>
        <w:fldChar w:fldCharType="begin"/>
        <w:instrText xml:space="preserve"> PAGEREF _Toc69300871 \h </w:instrText>
        <w:fldChar w:fldCharType="separate"/>
        <w:t>7</w:t>
        <w:fldChar w:fldCharType="end"/>
      </w:r>
    </w:p>
    <w:p w14:paraId="4697A5E2" w14:textId="1DF1CBF2" w:rsidR="00CB00C3" w:rsidRPr="00CB00C3" w:rsidRDefault="00CB00C3">
      <w:pPr>
        <w:pStyle w:val="TOC2"/>
        <w:rPr>
          <w:rFonts w:asciiTheme="minorHAnsi" w:hAnsiTheme="minorHAnsi" w:cstheme="minorBidi"/>
          <w:sz w:val="22"/>
          <w:szCs w:val="22"/>
          <w:lang w:val="en-US" w:eastAsia="nl-NL"/>
        </w:rPr>
      </w:pPr>
      <w:r>
        <w:t>6.2</w:t>
      </w:r>
      <w:r>
        <w:rPr>
          <w:rFonts w:asciiTheme="minorHAnsi" w:hAnsiTheme="minorHAnsi" w:cstheme="minorBidi"/>
          <w:sz w:val="22"/>
          <w:szCs w:val="22"/>
          <w:lang w:val="en-US" w:eastAsia="nl-NL"/>
        </w:rPr>
        <w:tab/>
      </w:r>
      <w:r>
        <w:t>Key Personnel</w:t>
        <w:tab/>
        <w:fldChar w:fldCharType="begin"/>
        <w:instrText xml:space="preserve"> PAGEREF _Toc69300872 \h </w:instrText>
        <w:fldChar w:fldCharType="separate"/>
        <w:t>7</w:t>
        <w:fldChar w:fldCharType="end"/>
      </w:r>
    </w:p>
    <w:p w14:paraId="42C3B7A0" w14:textId="3CEA991E" w:rsidR="00CB00C3" w:rsidRPr="00CB00C3" w:rsidRDefault="00CB00C3">
      <w:pPr>
        <w:pStyle w:val="TOC2"/>
        <w:rPr>
          <w:rFonts w:asciiTheme="minorHAnsi" w:hAnsiTheme="minorHAnsi" w:cstheme="minorBidi"/>
          <w:sz w:val="22"/>
          <w:szCs w:val="22"/>
          <w:lang w:val="en-US" w:eastAsia="nl-NL"/>
        </w:rPr>
      </w:pPr>
      <w:r>
        <w:rPr>
          <w:color w:val="FF0000"/>
        </w:rPr>
        <w:t>6.3</w:t>
      </w:r>
      <w:r>
        <w:rPr>
          <w:rFonts w:asciiTheme="minorHAnsi" w:hAnsiTheme="minorHAnsi" w:cstheme="minorBidi"/>
          <w:sz w:val="22"/>
          <w:szCs w:val="22"/>
          <w:lang w:val="en-US" w:eastAsia="nl-NL"/>
        </w:rPr>
        <w:tab/>
      </w:r>
      <w:r>
        <w:rPr>
          <w:color w:val="FF0000"/>
        </w:rPr>
        <w:t>Resource Pool</w:t>
      </w:r>
      <w:r>
        <w:tab/>
        <w:fldChar w:fldCharType="begin"/>
        <w:instrText xml:space="preserve"> PAGEREF _Toc69300873 \h </w:instrText>
        <w:fldChar w:fldCharType="separate"/>
        <w:t>8</w:t>
        <w:fldChar w:fldCharType="end"/>
      </w:r>
    </w:p>
    <w:p w14:paraId="69685DDF" w14:textId="336DA929" w:rsidR="00CB00C3" w:rsidRPr="00CB00C3" w:rsidRDefault="00CB00C3">
      <w:pPr>
        <w:pStyle w:val="TOC2"/>
        <w:rPr>
          <w:rFonts w:asciiTheme="minorHAnsi" w:hAnsiTheme="minorHAnsi" w:cstheme="minorBidi"/>
          <w:sz w:val="22"/>
          <w:szCs w:val="22"/>
          <w:lang w:val="en-US" w:eastAsia="nl-NL"/>
        </w:rPr>
      </w:pPr>
      <w:r>
        <w:t>6.4</w:t>
      </w:r>
      <w:r>
        <w:rPr>
          <w:rFonts w:asciiTheme="minorHAnsi" w:hAnsiTheme="minorHAnsi" w:cstheme="minorBidi"/>
          <w:sz w:val="22"/>
          <w:szCs w:val="22"/>
          <w:lang w:val="en-US" w:eastAsia="nl-NL"/>
        </w:rPr>
        <w:tab/>
      </w:r>
      <w:r>
        <w:t>Contact Information</w:t>
        <w:tab/>
        <w:fldChar w:fldCharType="begin"/>
        <w:instrText xml:space="preserve"> PAGEREF _Toc69300874 \h </w:instrText>
        <w:fldChar w:fldCharType="separate"/>
        <w:t>8</w:t>
        <w:fldChar w:fldCharType="end"/>
      </w:r>
    </w:p>
    <w:p w14:paraId="63E631AA" w14:textId="2C3567ED" w:rsidR="00CB00C3" w:rsidRPr="00CB00C3" w:rsidRDefault="00CB00C3">
      <w:pPr>
        <w:pStyle w:val="TOC1"/>
        <w:rPr>
          <w:rFonts w:asciiTheme="minorHAnsi" w:hAnsiTheme="minorHAnsi" w:cstheme="minorBidi"/>
          <w:caps w:val="0"/>
          <w:sz w:val="22"/>
          <w:szCs w:val="22"/>
          <w:lang w:val="en-US" w:eastAsia="nl-NL"/>
        </w:rPr>
      </w:pPr>
      <w:r>
        <w:t>7</w:t>
      </w:r>
      <w:r>
        <w:rPr>
          <w:rFonts w:asciiTheme="minorHAnsi" w:hAnsiTheme="minorHAnsi" w:cstheme="minorBidi"/>
          <w:caps w:val="0"/>
          <w:sz w:val="22"/>
          <w:szCs w:val="22"/>
          <w:lang w:val="en-US" w:eastAsia="nl-NL"/>
        </w:rPr>
        <w:tab/>
      </w:r>
      <w:r>
        <w:t>Contractual</w:t>
        <w:tab/>
        <w:fldChar w:fldCharType="begin"/>
        <w:instrText xml:space="preserve"> PAGEREF _Toc69300875 \h </w:instrText>
        <w:fldChar w:fldCharType="separate"/>
        <w:t>9</w:t>
        <w:fldChar w:fldCharType="end"/>
      </w:r>
    </w:p>
    <w:p w14:paraId="110C380D" w14:textId="21959E62" w:rsidR="00CB00C3" w:rsidRPr="00CB00C3" w:rsidRDefault="00CB00C3">
      <w:pPr>
        <w:pStyle w:val="TOC2"/>
        <w:rPr>
          <w:rFonts w:asciiTheme="minorHAnsi" w:hAnsiTheme="minorHAnsi" w:cstheme="minorBidi"/>
          <w:sz w:val="22"/>
          <w:szCs w:val="22"/>
          <w:lang w:val="en-US" w:eastAsia="nl-NL"/>
        </w:rPr>
      </w:pPr>
      <w:r>
        <w:t>7.1</w:t>
      </w:r>
      <w:r>
        <w:rPr>
          <w:rFonts w:asciiTheme="minorHAnsi" w:hAnsiTheme="minorHAnsi" w:cstheme="minorBidi"/>
          <w:sz w:val="22"/>
          <w:szCs w:val="22"/>
          <w:lang w:val="en-US" w:eastAsia="nl-NL"/>
        </w:rPr>
        <w:tab/>
      </w:r>
      <w:r>
        <w:t>Contract basis - Terms and Conditions</w:t>
        <w:tab/>
        <w:fldChar w:fldCharType="begin"/>
        <w:instrText xml:space="preserve"> PAGEREF _Toc69300876 \h </w:instrText>
        <w:fldChar w:fldCharType="separate"/>
        <w:t>9</w:t>
        <w:fldChar w:fldCharType="end"/>
      </w:r>
    </w:p>
    <w:p w14:paraId="1CCF16C7" w14:textId="3F6E60EA" w:rsidR="00CB00C3" w:rsidRPr="00CB00C3" w:rsidRDefault="00CB00C3">
      <w:pPr>
        <w:pStyle w:val="TOC2"/>
        <w:rPr>
          <w:rFonts w:asciiTheme="minorHAnsi" w:hAnsiTheme="minorHAnsi" w:cstheme="minorBidi"/>
          <w:sz w:val="22"/>
          <w:szCs w:val="22"/>
          <w:lang w:val="en-US" w:eastAsia="nl-NL"/>
        </w:rPr>
      </w:pPr>
      <w:r>
        <w:t>7.2</w:t>
      </w:r>
      <w:r>
        <w:rPr>
          <w:rFonts w:asciiTheme="minorHAnsi" w:hAnsiTheme="minorHAnsi" w:cstheme="minorBidi"/>
          <w:sz w:val="22"/>
          <w:szCs w:val="22"/>
          <w:lang w:val="en-US" w:eastAsia="nl-NL"/>
        </w:rPr>
        <w:tab/>
      </w:r>
      <w:r>
        <w:t>Assumptions, conditions and limitations</w:t>
        <w:tab/>
        <w:fldChar w:fldCharType="begin"/>
        <w:instrText xml:space="preserve"> PAGEREF _Toc69300877 \h </w:instrText>
        <w:fldChar w:fldCharType="separate"/>
        <w:t>9</w:t>
        <w:fldChar w:fldCharType="end"/>
      </w:r>
    </w:p>
    <w:p w14:paraId="4FA991C8" w14:textId="028A3C21" w:rsidR="00CB00C3" w:rsidRPr="00CB00C3" w:rsidRDefault="00CB00C3">
      <w:pPr>
        <w:pStyle w:val="TOC2"/>
        <w:rPr>
          <w:rFonts w:asciiTheme="minorHAnsi" w:hAnsiTheme="minorHAnsi" w:cstheme="minorBidi"/>
          <w:sz w:val="22"/>
          <w:szCs w:val="22"/>
          <w:lang w:val="en-US" w:eastAsia="nl-NL"/>
        </w:rPr>
      </w:pPr>
      <w:r>
        <w:t>7.3</w:t>
      </w:r>
      <w:r>
        <w:rPr>
          <w:rFonts w:asciiTheme="minorHAnsi" w:hAnsiTheme="minorHAnsi" w:cstheme="minorBidi"/>
          <w:sz w:val="22"/>
          <w:szCs w:val="22"/>
          <w:lang w:val="en-US" w:eastAsia="nl-NL"/>
        </w:rPr>
        <w:tab/>
      </w:r>
      <w:r>
        <w:t>Mandatory health and safety terms</w:t>
        <w:tab/>
        <w:fldChar w:fldCharType="begin"/>
        <w:instrText xml:space="preserve"> PAGEREF _Toc69300878 \h </w:instrText>
        <w:fldChar w:fldCharType="separate"/>
        <w:t>9</w:t>
        <w:fldChar w:fldCharType="end"/>
      </w:r>
    </w:p>
    <w:p w14:paraId="374A760E" w14:textId="5FD4F429" w:rsidR="00CB00C3" w:rsidRDefault="00CB00C3">
      <w:pPr>
        <w:pStyle w:val="TOC1"/>
        <w:rPr>
          <w:rFonts w:asciiTheme="minorHAnsi" w:hAnsiTheme="minorHAnsi" w:cstheme="minorBidi"/>
          <w:caps w:val="0"/>
          <w:sz w:val="22"/>
          <w:szCs w:val="22"/>
          <w:lang w:val="nl-NL" w:eastAsia="nl-NL"/>
        </w:rPr>
      </w:pPr>
      <w:r>
        <w:t>8</w:t>
      </w:r>
      <w:r>
        <w:rPr>
          <w:rFonts w:asciiTheme="minorHAnsi" w:hAnsiTheme="minorHAnsi" w:cstheme="minorBidi"/>
          <w:caps w:val="0"/>
          <w:sz w:val="22"/>
          <w:szCs w:val="22"/>
          <w:lang w:val="nl-NL" w:eastAsia="nl-NL"/>
        </w:rPr>
        <w:tab/>
      </w:r>
      <w:r>
        <w:t>Acceptance</w:t>
        <w:tab/>
        <w:fldChar w:fldCharType="begin"/>
        <w:instrText xml:space="preserve"> PAGEREF _Toc69300879 \h </w:instrText>
        <w:fldChar w:fldCharType="separate"/>
        <w:t>9</w:t>
        <w:fldChar w:fldCharType="end"/>
      </w:r>
    </w:p>
    <w:p w14:paraId="718C9311" w14:textId="3E9FCD1B" w:rsidR="00F37FE2" w:rsidRPr="00F37FE2" w:rsidRDefault="00F37FE2" w:rsidP="00814BAA">
      <w:r>
        <w:fldChar w:fldCharType="end"/>
      </w:r>
    </w:p>
    <w:p w14:paraId="38F2E1B2" w14:textId="4A8C4C6C" w:rsidR="00F37FE2" w:rsidRPr="00F37FE2" w:rsidRDefault="00F37FE2" w:rsidP="00814BAA">
      <w:pPr>
        <w:pStyle w:val="DNVGL-AppListing"/>
      </w:pPr>
      <w:r>
        <w:fldChar w:fldCharType="begin"/>
        <w:instrText xml:space="preserve"> REF e_AppendixList_1 </w:instrText>
        <w:fldChar w:fldCharType="separate"/>
      </w:r>
      <w:r>
        <w:rPr>
          <w:noProof/>
        </w:rPr>
        <w:t>Short Form Agreement (SFA)</w:t>
      </w:r>
      <w:r>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0" w:name="_Toc69300856"/>
      <w:r>
        <w:t>Introduction</w:t>
      </w:r>
      <w:bookmarkEnd w:id="10"/>
    </w:p>
    <w:p w14:paraId="6BD26511" w14:textId="77777777" w:rsidR="00D00097" w:rsidRDefault="00D00097" w:rsidP="00D00097">
      <w:pPr>
        <w:pStyle w:val="BodyText"/>
      </w:pPr>
      <w:r>
        <w:t>WEB Aruba N.V. ("Customer") is evaluating the integration of two future wind projects, WP-Rincon and WP-Vader Piet II (repowering), with an estimated combined installed capacity of approximately 90 MW. The integration requires a new 60 kV Balance of Plant (BOP) infrastructure to connect these parks to WEB Aruba’s existing Substations EAST and WEST.</w:t>
      </w:r>
    </w:p>
    <w:p w14:paraId="017C2482" w14:textId="77777777" w:rsidR="00D00097" w:rsidRDefault="00D00097" w:rsidP="00D00097">
      <w:pPr>
        <w:pStyle w:val="BodyText"/>
      </w:pPr>
      <w:r>
        <w:t>Based on the Terms of Reference (TOR) and the subsequent alignment meeting, DNV Netherlands B.V. ("DNV") understands that WEB Aruba will be responsible for the 15 km, 60 kV feeder cables and the main 60/?? kV step-down transformers at the new Rincon substation. WEB Aruba requires a rapid turnaround (2 to 3 months) for a technical feasibility assessment and pre-engineering scope to facilitate an upcoming EPC tendering process.</w:t>
      </w:r>
    </w:p>
    <w:p w14:paraId="5D79FEC4" w14:textId="12912EED" w:rsidR="00F37FE2" w:rsidRPr="00F37FE2" w:rsidRDefault="00D00097" w:rsidP="00D00097">
      <w:pPr>
        <w:pStyle w:val="BodyText"/>
      </w:pPr>
      <w:r>
        <w:t>DNV is pleased to present this proposal to support WEB Aruba with our extensive global expertise in power system integration, substation engineering, and cable routing.</w:t>
      </w:r>
    </w:p>
    <w:p w14:paraId="2C2F87F6" w14:textId="77777777" w:rsidR="00F37FE2" w:rsidRPr="00F37FE2" w:rsidRDefault="00F37FE2" w:rsidP="00814BAA">
      <w:pPr>
        <w:spacing w:after="200" w:line="276" w:lineRule="auto"/>
      </w:pPr>
      <w:r>
        <w:br w:type="page"/>
      </w:r>
    </w:p>
    <w:p w14:paraId="367FAB47" w14:textId="77777777" w:rsidR="00F37FE2" w:rsidRPr="00F37FE2" w:rsidRDefault="00F37FE2" w:rsidP="00814BAA">
      <w:pPr>
        <w:pStyle w:val="Heading1"/>
      </w:pPr>
      <w:bookmarkStart w:id="11" w:name="_Toc381193814"/>
      <w:bookmarkStart w:id="12" w:name="_Toc69300857"/>
      <w:r>
        <w:lastRenderedPageBreak/>
        <w:t>The DNV proposed solution</w:t>
      </w:r>
      <w:bookmarkEnd w:id="11"/>
      <w:bookmarkEnd w:id="12"/>
    </w:p>
    <w:p w14:paraId="5ADAA480" w14:textId="77777777" w:rsidR="00F37FE2" w:rsidRPr="00F37FE2" w:rsidRDefault="00F37FE2" w:rsidP="00814BAA">
      <w:pPr>
        <w:pStyle w:val="Heading2"/>
      </w:pPr>
      <w:bookmarkStart w:id="13" w:name="_Toc381193815"/>
      <w:bookmarkStart w:id="14" w:name="_Toc69300858"/>
      <w:r>
        <w:t>Approach</w:t>
      </w:r>
      <w:bookmarkEnd w:id="13"/>
      <w:bookmarkEnd w:id="14"/>
    </w:p>
    <w:sdt>
      <w:sdtPr>
        <w:id w:val="-503508265"/>
        <w:lock w:val="contentLocked"/>
        <w:placeholder>
          <w:docPart w:val="31B60DE38E904DEA96DE65ADB40957ED"/>
        </w:placeholder>
        <w:group/>
      </w:sdtPr>
      <w:sdtContent>
        <w:p w14:paraId="10E596F3" w14:textId="77777777" w:rsidR="00F37FE2" w:rsidRPr="00F37FE2" w:rsidRDefault="00F37FE2" w:rsidP="00814BAA">
          <w:pPr>
            <w:pStyle w:val="DNVGL-Hidden"/>
          </w:pPr>
          <w:r>
            <w:t>This Section describes in an overall way our:</w:t>
          </w:r>
        </w:p>
        <w:p w14:paraId="52DC9097" w14:textId="77777777" w:rsidR="00F37FE2" w:rsidRPr="00F37FE2" w:rsidRDefault="00F37FE2" w:rsidP="00814BAA">
          <w:pPr>
            <w:pStyle w:val="DNVGL-Hidden"/>
          </w:pPr>
          <w:r>
            <w:t>Approach and understanding of project purpose and key deliverables</w:t>
          </w:r>
        </w:p>
        <w:p w14:paraId="72A3C00D" w14:textId="77777777" w:rsidR="00F37FE2" w:rsidRPr="00F37FE2" w:rsidRDefault="00F37FE2" w:rsidP="00814BAA">
          <w:pPr>
            <w:pStyle w:val="DNVGL-Hidden"/>
          </w:pPr>
          <w:r>
            <w:t>Methodology and main tools to be applied</w:t>
          </w:r>
        </w:p>
        <w:p w14:paraId="0F0BB2B4" w14:textId="77777777" w:rsidR="00F37FE2" w:rsidRPr="00F37FE2" w:rsidRDefault="00F37FE2" w:rsidP="00814BAA">
          <w:pPr>
            <w:pStyle w:val="DNVGL-Hidden"/>
          </w:pPr>
          <w:r>
            <w:t>It may be useful to include a brief sketch/graphic to illustrate the problem and/or our approach.</w:t>
          </w:r>
        </w:p>
        <w:p w14:paraId="4ED36028" w14:textId="77777777" w:rsidR="00F37FE2" w:rsidRPr="00F37FE2" w:rsidRDefault="00F37FE2" w:rsidP="00814BAA">
          <w:pPr>
            <w:pStyle w:val="DNVGL-Hidden"/>
          </w:pPr>
          <w:r>
            <w:t>If subdivision of the work into sub-projects or distinct phases is an important part of the approach, then that should be highlighted.</w:t>
          </w:r>
        </w:p>
      </w:sdtContent>
    </w:sdt>
    <w:p w14:paraId="1E1CC449" w14:textId="77777777" w:rsidR="00F37FE2" w:rsidRPr="00F37FE2" w:rsidRDefault="00F37FE2" w:rsidP="00814BAA">
      <w:pPr>
        <w:pStyle w:val="BodyText"/>
      </w:pPr>
      <w:ins w:id="100" w:author="Claude" w:date="2026-03-09T00:00:00Z">
        <w:r>
          <w:t>To meet WEB Aruba’s accelerated 2-to-3-month project schedule for the upcoming EPC tender, DNV proposes a targeted, fast-track engineering assessment. Our approach focuses on delivering actionable pre-engineering specifications while mitigating the highest-risk integration elements.</w:t>
        </w:r>
      </w:ins>
    </w:p>
    <w:p w14:paraId="69C218DB" w14:textId="77777777" w:rsidR="00F37FE2" w:rsidP="00814BAA">
      <w:pPr>
        <w:pStyle w:val="BodyText"/>
        <w:rPr>
          <w:ins w:id="101" w:author="Claude" w:date="2026-03-09T00:00:00Z"/>
        </w:rPr>
      </w:pPr>
      <w:ins w:id="102" w:author="Claude" w:date="2026-03-09T00:00:00Z">
        <w:r>
          <w:t xml:space="preserve">Based on our alignment meeting, DNV’s approach will include:</w:t>
        </w:r>
      </w:ins>
    </w:p>
    <w:p w14:paraId="7F42033D" w14:textId="77777777" w:rsidR="00F37FE2" w:rsidP="00814BAA">
      <w:pPr>
        <w:pStyle w:val="BodyText"/>
        <w:rPr>
          <w:ins w:id="103" w:author="Claude" w:date="2026-03-09T00:00:00Z"/>
        </w:rPr>
      </w:pPr>
      <w:ins w:id="104" w:author="Claude" w:date="2026-03-09T00:00:00Z">
        <w:r>
          <w:rPr>
            <w:b/>
            <w:bCs/>
          </w:rPr>
          <w:t xml:space="preserve">Targeted System Studies: </w:t>
        </w:r>
        <w:r>
          <w:t>Rather than performing a full dynamic system impact study from scratch, DNV will conduct targeted analytical studies—specifically short-circuit analysis, steady-state load flow, and frequency scan/resonance checks. This ensures the safe specification of the 60 kV equipment, validates the 100% redundancy sizing of the 15 km cables (~90 MW per feeder), and assesses potential switching overvoltages or capacitive charging issues.</w:t>
        </w:r>
      </w:ins>
    </w:p>
    <w:p w14:paraId="55DA4233" w14:textId="77777777" w:rsidR="00F37FE2" w:rsidP="00814BAA">
      <w:pPr>
        <w:pStyle w:val="BodyText"/>
        <w:rPr>
          <w:ins w:id="105" w:author="Claude" w:date="2026-03-09T00:00:00Z"/>
        </w:rPr>
      </w:pPr>
      <w:ins w:id="106" w:author="Claude" w:date="2026-03-09T00:00:00Z">
        <w:r>
          <w:rPr>
            <w:b/>
            <w:bCs/>
          </w:rPr>
          <w:t xml:space="preserve">Optimized Cable Routing: </w:t>
        </w:r>
        <w:r>
          <w:t>For the ~15 km cable trajectory, DNV will evaluate the ~10 km section running parallel to existing WEB feeders to assess trench capacity and thermal derating. For the new ~5 km section, DNV will leverage existing environmental and routing data previously gathered during the natural gas pipeline trajectory assessment, saving valuable time and reducing permitting uncertainties.</w:t>
        </w:r>
      </w:ins>
    </w:p>
    <w:p w14:paraId="3DAB693D" w14:textId="77777777" w:rsidR="00F37FE2" w:rsidP="00814BAA">
      <w:pPr>
        <w:pStyle w:val="BodyText"/>
        <w:rPr>
          <w:ins w:id="107" w:author="Claude" w:date="2026-03-09T00:00:00Z"/>
        </w:rPr>
      </w:pPr>
      <w:ins w:id="108" w:author="Claude" w:date="2026-03-09T00:00:00Z">
        <w:r>
          <w:rPr>
            <w:b/>
            <w:bCs/>
          </w:rPr>
          <w:t xml:space="preserve">Substation &amp; Transformer Engineering: </w:t>
        </w:r>
        <w:r>
          <w:t>DNV will define the integration requirements for the existing GIS breaker at Substation EAST and the new GIS breaker at Substation WEST. Concurrently, our transformer experts will validate the sizing, impedance, and tap-changer requirements for the two 100%-rated 60/?? kV main step-down transformers at the new Rincon substation.</w:t>
        </w:r>
      </w:ins>
    </w:p>
    <w:p w14:paraId="50A2F19F" w14:textId="77777777" w:rsidR="00F37FE2" w:rsidRPr="00F37FE2" w:rsidRDefault="00F37FE2" w:rsidP="00814BAA">
      <w:pPr>
        <w:pStyle w:val="Heading2"/>
      </w:pPr>
      <w:bookmarkStart w:id="15" w:name="_Toc381193816"/>
      <w:bookmarkStart w:id="16" w:name="_Toc69300859"/>
      <w:r>
        <w:t>Deliverables</w:t>
      </w:r>
      <w:bookmarkEnd w:id="15"/>
      <w:bookmarkEnd w:id="16"/>
    </w:p>
    <w:p w14:paraId="161C3715" w14:textId="2F0184BF" w:rsidR="00F37FE2" w:rsidRPr="00F37FE2" w:rsidRDefault="00F37FE2" w:rsidP="00814BAA">
      <w:pPr>
        <w:pStyle w:val="DNVGL-Hidden"/>
      </w:pPr>
      <w:r>
        <w:t>Specify as relevant:</w:t>
      </w:r>
    </w:p>
    <w:p w14:paraId="5379DDB2" w14:textId="77777777" w:rsidR="00F37FE2" w:rsidRPr="00F37FE2" w:rsidRDefault="00F37FE2" w:rsidP="00814BAA">
      <w:pPr>
        <w:pStyle w:val="DNVGL-Hidden"/>
      </w:pPr>
      <w:r>
        <w:t>Final deliverables</w:t>
      </w:r>
    </w:p>
    <w:p w14:paraId="053AD0EE" w14:textId="77777777" w:rsidR="00F37FE2" w:rsidRPr="00F37FE2" w:rsidRDefault="00F37FE2" w:rsidP="00814BAA">
      <w:pPr>
        <w:pStyle w:val="DNVGL-Hidden"/>
      </w:pPr>
      <w:r>
        <w:t>Intermediate deliverables</w:t>
      </w:r>
    </w:p>
    <w:p w14:paraId="3C6DF714" w14:textId="77777777" w:rsidR="00F37FE2" w:rsidRPr="00F37FE2" w:rsidRDefault="00F37FE2" w:rsidP="00814BAA">
      <w:pPr>
        <w:pStyle w:val="DNVGL-Hidden"/>
      </w:pPr>
      <w:r>
        <w:t>Issue and approval process for deliverables</w:t>
      </w:r>
    </w:p>
    <w:p w14:paraId="61AC9214" w14:textId="77777777" w:rsidR="00F37FE2" w:rsidRPr="00F37FE2" w:rsidRDefault="00F37FE2" w:rsidP="00814BAA">
      <w:pPr>
        <w:pStyle w:val="DNVGL-Hidden"/>
      </w:pPr>
      <w:r>
        <w:t>The specification should include project products, such as reports and certificates, as well as project management documents, such as status reports and minutes of meetings.</w:t>
      </w:r>
    </w:p>
    <w:p w14:paraId="346D04F9" w14:textId="77777777" w:rsidR="00F37FE2" w:rsidRPr="00F37FE2" w:rsidRDefault="00F37FE2" w:rsidP="00814BAA">
      <w:pPr>
        <w:pStyle w:val="DNVGL-Hidden"/>
      </w:pPr>
      <w:r>
        <w:t>Specify the proposed confidentiality option for DNV Reports.</w:t>
      </w:r>
    </w:p>
    <w:p w14:paraId="55649A06" w14:textId="77777777" w:rsidR="00F37FE2" w:rsidRPr="00F37FE2" w:rsidRDefault="00F37FE2" w:rsidP="00814BAA">
      <w:pPr>
        <w:pStyle w:val="DNVGL-Hidden"/>
      </w:pPr>
      <w:r>
        <w:t>The format of the various deliverables should be specified.</w:t>
      </w:r>
    </w:p>
    <w:p w14:paraId="23727EFA" w14:textId="77777777" w:rsidR="00F37FE2" w:rsidP="00814BAA">
      <w:pPr>
        <w:pStyle w:val="BodyText"/>
        <w:rPr>
          <w:ins w:id="109" w:author="Claude" w:date="2026-03-09T00:00:00Z"/>
        </w:rPr>
      </w:pPr>
      <w:ins w:id="110" w:author="Claude" w:date="2026-03-09T00:00:00Z">
        <w:r>
          <w:t>In accordance with the Terms of Reference, DNV will provide the following deliverables:</w:t>
        </w:r>
      </w:ins>
    </w:p>
    <w:p w14:paraId="421468F5" w14:textId="77777777" w:rsidR="00F37FE2" w:rsidP="00814BAA">
      <w:pPr>
        <w:pStyle w:val="BodyText"/>
        <w:rPr>
          <w:ins w:id="111" w:author="Claude" w:date="2026-03-09T00:00:00Z"/>
        </w:rPr>
      </w:pPr>
      <w:ins w:id="112" w:author="Claude" w:date="2026-03-09T00:00:00Z">
        <w:r>
          <w:rPr>
            <w:b/>
            <w:bCs/>
          </w:rPr>
          <w:t xml:space="preserve">1. Technical Feasibility Report, </w:t>
        </w:r>
        <w:r>
          <w:t>which will include: high-level system assessment (Short-Circuit, Load Flow, and Resonance checks); cable route assessment and thermal bottleneck evaluation; transformer redundancy validation and sizing recommendations; Comprehensive Risk Register (covering technical, constructability, operational, and permitting risks) with proposed mitigation measures.</w:t>
        </w:r>
      </w:ins>
    </w:p>
    <w:p w14:paraId="300AD6F6" w14:textId="77777777" w:rsidR="00F37FE2" w:rsidP="00814BAA">
      <w:pPr>
        <w:pStyle w:val="BodyText"/>
        <w:rPr>
          <w:ins w:id="113" w:author="Claude" w:date="2026-03-09T00:00:00Z"/>
        </w:rPr>
      </w:pPr>
      <w:ins w:id="114" w:author="Claude" w:date="2026-03-09T00:00:00Z">
        <w:r>
          <w:rPr>
            <w:b/>
            <w:bCs/>
          </w:rPr>
          <w:t xml:space="preserve">2. Preliminary Single-Line Diagram (SLD) </w:t>
        </w:r>
        <w:r>
          <w:t>clearly marking the Point of Common Coupling (POCC), protection zones, and equipment ratings.</w:t>
        </w:r>
      </w:ins>
    </w:p>
    <w:p w14:paraId="432BF3B7" w14:textId="77777777" w:rsidR="00F37FE2" w:rsidP="00814BAA">
      <w:pPr>
        <w:pStyle w:val="BodyText"/>
        <w:rPr>
          <w:ins w:id="115" w:author="Claude" w:date="2026-03-09T00:00:00Z"/>
        </w:rPr>
      </w:pPr>
      <w:ins w:id="116" w:author="Claude" w:date="2026-03-09T00:00:00Z">
        <w:r>
          <w:rPr>
            <w:b/>
            <w:bCs/>
          </w:rPr>
          <w:t xml:space="preserve">3. Pre-Engineering Scope Definition, </w:t>
        </w:r>
        <w:r>
          <w:t>structurally formatted for WEB Aruba’s immediate use as the technical basis for an EPC tender.</w:t>
        </w:r>
      </w:ins>
    </w:p>
    <w:p w14:paraId="7DA7B51D" w14:textId="77777777" w:rsidR="00F37FE2" w:rsidP="00814BAA">
      <w:pPr>
        <w:pStyle w:val="BodyText"/>
        <w:rPr>
          <w:ins w:id="117" w:author="Claude" w:date="2026-03-09T00:00:00Z"/>
        </w:rPr>
      </w:pPr>
      <w:ins w:id="118" w:author="Claude" w:date="2026-03-09T00:00:00Z">
        <w:r>
          <w:rPr>
            <w:b/>
            <w:bCs/>
          </w:rPr>
          <w:t xml:space="preserve">4. Budgetary Estimate </w:t>
        </w:r>
        <w:r>
          <w:t>providing an indicative Class 4/5 CAPEX range for the BOP infrastructure (equipment and installation).</w:t>
        </w:r>
      </w:ins>
    </w:p>
    <w:p w14:paraId="68DA2AB6" w14:textId="77777777" w:rsidR="00F37FE2" w:rsidRPr="00F37FE2" w:rsidRDefault="00F37FE2" w:rsidP="00814BAA">
      <w:pPr>
        <w:pStyle w:val="Heading2"/>
      </w:pPr>
      <w:bookmarkStart w:id="17" w:name="_Toc381193817"/>
      <w:bookmarkStart w:id="18" w:name="_Toc69300860"/>
      <w:r>
        <w:t>Alternative and/or optional work</w:t>
      </w:r>
      <w:bookmarkEnd w:id="17"/>
      <w:bookmarkEnd w:id="18"/>
    </w:p>
    <w:sdt>
      <w:sdtPr>
        <w:id w:val="791863576"/>
        <w:lock w:val="contentLocked"/>
        <w:placeholder>
          <w:docPart w:val="31B60DE38E904DEA96DE65ADB40957ED"/>
        </w:placeholder>
        <w:group/>
      </w:sdtPr>
      <w:sdtContent>
        <w:p w14:paraId="14A56BB3" w14:textId="77777777" w:rsidR="00F37FE2" w:rsidRPr="00F37FE2" w:rsidRDefault="00F37FE2" w:rsidP="00814BAA">
          <w:pPr>
            <w:pStyle w:val="DNVGL-Hidden"/>
          </w:pPr>
          <w:r>
            <w:t>In the case of an invitation to tender where the customer has specified the deliverables and scope of work, the proposal shall a priori reply strictly to the request. However, DNV may propose alternative solutions and optional deliverables/activities under this heading. A brief description of the proposed amendments and the benefits to the customer should be concluded with e.g. the following statement:</w:t>
          </w:r>
        </w:p>
      </w:sdtContent>
    </w:sdt>
    <w:p w14:paraId="292174DD" w14:textId="77777777" w:rsidR="00F37FE2" w:rsidRPr="00F37FE2" w:rsidRDefault="00F37FE2" w:rsidP="00814BAA">
      <w:pPr>
        <w:pStyle w:val="BodyText"/>
      </w:pPr>
      <w:r>
        <w:t>Should this be of interest DNV would be pleased to amend the present proposal accordingly, or submit a separate proposal.</w:t>
      </w:r>
    </w:p>
    <w:p w14:paraId="038D1D07" w14:textId="77777777" w:rsidR="00F37FE2" w:rsidRPr="00F37FE2" w:rsidRDefault="00F37FE2" w:rsidP="00814BAA">
      <w:pPr>
        <w:pStyle w:val="BodyText"/>
        <w:rPr>
          <w:ins w:id="119" w:author="Claude" w:date="2026-03-09T00:00:00Z"/>
        </w:rPr>
      </w:pPr>
      <w:ins w:id="120" w:author="Claude" w:date="2026-03-09T00:00:00Z">
        <w:r>
          <w:rPr>
            <w:b/>
            <w:bCs/>
          </w:rPr>
          <w:t xml:space="preserve">Site Visit &amp; Physical Verification: </w:t>
        </w:r>
        <w:r>
          <w:t>While this base proposal is a desktop-based study, DNV strongly recommends adding a 3-to-4-day site visit by a DNV cable routing engineer and substation expert. This visit would physically verify trench capacities along the ~10 km existing route and confirm spatial civil constraints for the new GIS breaker at Substation WEST. See Section 5.2 for optional pricing.</w:t>
        </w:r>
      </w:ins>
    </w:p>
    <w:p w14:paraId="4DB6D10F" w14:textId="77777777" w:rsidR="00F37FE2" w:rsidP="00814BAA">
      <w:pPr>
        <w:pStyle w:val="BodyText"/>
        <w:rPr>
          <w:ins w:id="121" w:author="Claude" w:date="2026-03-09T00:00:00Z"/>
        </w:rPr>
      </w:pPr>
      <w:ins w:id="122" w:author="Claude" w:date="2026-03-09T00:00:00Z">
        <w:r>
          <w:rPr>
            <w:b/>
            <w:bCs/>
          </w:rPr>
          <w:t xml:space="preserve">Dynamic Grid Stability Studies: </w:t>
        </w:r>
        <w:r>
          <w:t>Transient stability and dynamic grid code compliance studies are currently excluded from this BOP pre-engineering scope. If WEB Aruba requires updated dynamic models for the island grid integrating the new 90 MW capacity, DNV can provide this as an optional addition.</w:t>
        </w:r>
      </w:ins>
    </w:p>
    <w:p w14:paraId="579F47BE" w14:textId="77777777" w:rsidR="00F37FE2" w:rsidRPr="00F37FE2" w:rsidRDefault="00F37FE2" w:rsidP="00814BAA">
      <w:pPr>
        <w:pStyle w:val="BodyText"/>
        <w:rPr>
          <w:ins w:id="123" w:author="Claude" w:date="2026-03-09T00:00:00Z"/>
        </w:rPr>
      </w:pPr>
      <w:ins w:id="124" w:author="Claude" w:date="2026-03-09T00:00:00Z">
        <w:r>
          <w:rPr>
            <w:b/>
            <w:bCs/>
          </w:rPr>
          <w:t xml:space="preserve">Geotechnical / Soil Thermal Resistivity Testing: </w:t>
        </w:r>
        <w:r>
          <w:t>Physical soil testing is excluded from this fast-track phase to save time but can be offered as a subsequent scope to refine cable thermal ratings.</w:t>
        </w:r>
      </w:ins>
    </w:p>
    <w:p w14:paraId="149038B1" w14:textId="77777777" w:rsidR="00F37FE2" w:rsidRPr="00F37FE2" w:rsidRDefault="00F37FE2" w:rsidP="00814BAA">
      <w:pPr>
        <w:spacing w:after="200" w:line="276" w:lineRule="auto"/>
      </w:pPr>
      <w:r>
        <w:br w:type="page"/>
      </w:r>
    </w:p>
    <w:p w14:paraId="7BDB8AA8" w14:textId="77777777" w:rsidR="00F37FE2" w:rsidRPr="00F37FE2" w:rsidRDefault="00F37FE2" w:rsidP="00814BAA">
      <w:pPr>
        <w:pStyle w:val="Heading1"/>
      </w:pPr>
      <w:bookmarkStart w:id="19" w:name="_Toc69300861"/>
      <w:r>
        <w:lastRenderedPageBreak/>
        <w:t>Scope of work</w:t>
      </w:r>
      <w:bookmarkEnd w:id="19"/>
    </w:p>
    <w:p w14:paraId="30633D41" w14:textId="1C318731" w:rsidR="00F37FE2" w:rsidRPr="00F37FE2" w:rsidRDefault="00F37FE2" w:rsidP="00814BAA">
      <w:pPr>
        <w:pStyle w:val="DNVGL-Hidden"/>
      </w:pPr>
      <w:r>
        <w:t>A narrative description of the proposed scope of work required to produce the deliverables. An accurate description of the scope of work is essential in relation DNV responsibility. Do not oversell and phrase the text in objective terms, not subjective ones. Address quality requirements,e.g. by reference to applicable standards, regulations etc. This may be organised as an overall description followed by more detailed description of scope blocks in sub-sections. The level of detail shall demonstrate that the deliverables will meet the quality requirements, however, this shall be balanced against avoidance of serving as a recipe for the customer to present to competitors for alternative offers.</w:t>
      </w:r>
    </w:p>
    <w:p w14:paraId="6A31A194" w14:textId="77777777" w:rsidR="00F37FE2" w:rsidRPr="00F37FE2" w:rsidRDefault="00F37FE2" w:rsidP="00814BAA">
      <w:pPr>
        <w:pStyle w:val="DNVGL-Hidden"/>
      </w:pPr>
      <w:r>
        <w:t>A high-level Work Breakdown Structure may be included, as a minimum in the form of a list of activities.</w:t>
      </w:r>
    </w:p>
    <w:p w14:paraId="0D10A919" w14:textId="587848FD" w:rsidR="00F37FE2" w:rsidRPr="00F37FE2" w:rsidRDefault="00F37FE2" w:rsidP="00814BAA">
      <w:pPr>
        <w:pStyle w:val="DNVGL-Hidden"/>
      </w:pPr>
    </w:p>
    <w:p w14:paraId="5333E0FF" w14:textId="77777777" w:rsidR="00F37FE2" w:rsidRPr="00F37FE2" w:rsidRDefault="00F37FE2" w:rsidP="00814BAA">
      <w:pPr>
        <w:pStyle w:val="BodyText"/>
      </w:pPr>
      <w:ins w:id="130" w:author="Claude" w:date="2026-03-09T00:00:00Z">
        <w:r>
          <w:t>To deliver the proposed solution, DNV has structured the Scope of Work into five key sequential tasks:</w:t>
        </w:r>
      </w:ins>
    </w:p>
    <w:p w14:paraId="072ABDC3" w14:textId="77777777" w:rsidR="00F37FE2" w:rsidP="00814BAA">
      <w:pPr>
        <w:pStyle w:val="BodyText"/>
        <w:rPr>
          <w:ins w:id="131" w:author="Claude" w:date="2026-03-09T00:00:00Z"/>
        </w:rPr>
      </w:pPr>
      <w:ins w:id="132" w:author="Claude" w:date="2026-03-09T00:00:00Z">
        <w:r>
          <w:rPr>
            <w:b/>
            <w:bCs/>
          </w:rPr>
          <w:t>Task 1: Project Initiation, Data Gathering &amp; Basis of Design (BoD)</w:t>
        </w:r>
      </w:ins>
    </w:p>
    <w:p w14:paraId="64D4832B" w14:textId="77777777" w:rsidR="00F37FE2" w:rsidP="00814BAA">
      <w:pPr>
        <w:pStyle w:val="BodyText"/>
        <w:rPr>
          <w:ins w:id="133" w:author="Claude" w:date="2026-03-09T00:00:00Z"/>
        </w:rPr>
      </w:pPr>
      <w:ins w:id="134" w:author="Claude" w:date="2026-03-09T00:00:00Z">
        <w:r>
          <w:rPr>
            <w:b/>
            <w:bCs/>
          </w:rPr>
          <w:t xml:space="preserve">1.1 Kick-off &amp; Alignment: </w:t>
        </w:r>
        <w:r>
          <w:t>Conduct a project kick-off meeting with WEB Aruba to finalise communication protocols, project timelines, and confirm the exact Point of Common Coupling (POCC) boundaries.</w:t>
        </w:r>
      </w:ins>
    </w:p>
    <w:p w14:paraId="61D4E04B" w14:textId="77777777" w:rsidR="00F37FE2" w:rsidP="00814BAA">
      <w:pPr>
        <w:pStyle w:val="BodyText"/>
        <w:rPr>
          <w:ins w:id="135" w:author="Claude" w:date="2026-03-09T00:00:00Z"/>
        </w:rPr>
      </w:pPr>
      <w:ins w:id="136" w:author="Claude" w:date="2026-03-09T00:00:00Z">
        <w:r>
          <w:rPr>
            <w:b/>
            <w:bCs/>
          </w:rPr>
          <w:t xml:space="preserve">1.2 Data Review: </w:t>
        </w:r>
        <w:r>
          <w:t>Review all existing documentation provided by WEB Aruba, including 60 kV network SLDs, GIS switchgear OEM manuals (Substations EAST &amp; WEST), as-built trench data for the ~10 km existing cable route, and any preliminary data from the wind developer.</w:t>
        </w:r>
      </w:ins>
    </w:p>
    <w:p w14:paraId="42E2C12F" w14:textId="77777777" w:rsidR="00F37FE2" w:rsidP="00814BAA">
      <w:pPr>
        <w:pStyle w:val="BodyText"/>
        <w:rPr>
          <w:ins w:id="137" w:author="Claude" w:date="2026-03-09T00:00:00Z"/>
        </w:rPr>
      </w:pPr>
      <w:ins w:id="138" w:author="Claude" w:date="2026-03-09T00:00:00Z">
        <w:r>
          <w:rPr>
            <w:b/>
            <w:bCs/>
          </w:rPr>
          <w:t xml:space="preserve">1.3 Basis of Design (BoD): </w:t>
        </w:r>
        <w:r>
          <w:t>Develop a concise BoD document defining the electrical parameters, N-1 redundancy criteria, environmental conditions, and design standards that will govern the pre-engineering phase.</w:t>
        </w:r>
      </w:ins>
    </w:p>
    <w:p w14:paraId="74A8DDA7" w14:textId="77777777" w:rsidR="00F37FE2" w:rsidP="00814BAA">
      <w:pPr>
        <w:pStyle w:val="BodyText"/>
        <w:rPr>
          <w:ins w:id="139" w:author="Claude" w:date="2026-03-09T00:00:00Z"/>
        </w:rPr>
      </w:pPr>
      <w:ins w:id="140" w:author="Claude" w:date="2026-03-09T00:00:00Z">
        <w:r>
          <w:rPr>
            <w:b/>
            <w:bCs/>
          </w:rPr>
          <w:t>Task 2: Targeted Power System Studies</w:t>
        </w:r>
      </w:ins>
    </w:p>
    <w:p w14:paraId="7CC39BC9" w14:textId="77777777" w:rsidR="00F37FE2" w:rsidP="00814BAA">
      <w:pPr>
        <w:pStyle w:val="BodyText"/>
        <w:rPr>
          <w:ins w:id="141" w:author="Claude" w:date="2026-03-09T00:00:00Z"/>
        </w:rPr>
      </w:pPr>
      <w:ins w:id="142" w:author="Claude" w:date="2026-03-09T00:00:00Z">
        <w:r>
          <w:rPr>
            <w:b/>
            <w:bCs/>
          </w:rPr>
          <w:t xml:space="preserve">2.1 Steady-State Load Flow &amp; Short-Circuit Assessment: </w:t>
        </w:r>
        <w:r>
          <w:t>Perform analytical calculations to evaluate the integration of ~90 MW into the 60 kV system. This will validate bulk power transfer capabilities, confirm voltage profiles, and assess the fault level impact on the existing 60 kV GIS switchgear.</w:t>
        </w:r>
      </w:ins>
    </w:p>
    <w:p w14:paraId="498A1944" w14:textId="77777777" w:rsidR="00F37FE2" w:rsidP="00814BAA">
      <w:pPr>
        <w:pStyle w:val="BodyText"/>
        <w:rPr>
          <w:ins w:id="143" w:author="Claude" w:date="2026-03-09T00:00:00Z"/>
        </w:rPr>
      </w:pPr>
      <w:ins w:id="144" w:author="Claude" w:date="2026-03-09T00:00:00Z">
        <w:r>
          <w:rPr>
            <w:b/>
            <w:bCs/>
          </w:rPr>
          <w:t xml:space="preserve">2.2 Resonance &amp; Energisation Check (Frequency Scan): </w:t>
        </w:r>
        <w:r>
          <w:t>Given the significant capacitance of dual 15 km, 60 kV underground cables and the large inductance of the ~90 MVA transformers, DNV will perform a frequency scan to identify potential harmonic resonance issues, capacitive charging current limits, and switching overvoltage risks during energisation.</w:t>
        </w:r>
      </w:ins>
    </w:p>
    <w:p w14:paraId="3FD762EA" w14:textId="77777777" w:rsidR="00F37FE2" w:rsidP="00814BAA">
      <w:pPr>
        <w:pStyle w:val="BodyText"/>
        <w:rPr>
          <w:ins w:id="145" w:author="Claude" w:date="2026-03-09T00:00:00Z"/>
        </w:rPr>
      </w:pPr>
      <w:ins w:id="146" w:author="Claude" w:date="2026-03-09T00:00:00Z">
        <w:r>
          <w:rPr>
            <w:b/>
            <w:bCs/>
          </w:rPr>
          <w:t>Task 3: Cable System Sizing &amp; Routing Assessment</w:t>
        </w:r>
      </w:ins>
    </w:p>
    <w:p w14:paraId="302192AF" w14:textId="77777777" w:rsidR="00F37FE2" w:rsidP="00814BAA">
      <w:pPr>
        <w:pStyle w:val="BodyText"/>
        <w:rPr>
          <w:ins w:id="147" w:author="Claude" w:date="2026-03-09T00:00:00Z"/>
        </w:rPr>
      </w:pPr>
      <w:ins w:id="148" w:author="Claude" w:date="2026-03-09T00:00:00Z">
        <w:r>
          <w:rPr>
            <w:b/>
            <w:bCs/>
          </w:rPr>
          <w:t xml:space="preserve">3.1 Cable Sizing: </w:t>
        </w:r>
        <w:r>
          <w:t>Perform preliminary continuous current rating and short-circuit sizing calculations per IEC 60287. Cables will be sized to carry 100% of the combined ~90 MW wind capacity to meet N-1 redundancy requirements.</w:t>
        </w:r>
      </w:ins>
    </w:p>
    <w:p w14:paraId="369287F1" w14:textId="77777777" w:rsidR="00F37FE2" w:rsidP="00814BAA">
      <w:pPr>
        <w:pStyle w:val="BodyText"/>
        <w:rPr>
          <w:ins w:id="149" w:author="Claude" w:date="2026-03-09T00:00:00Z"/>
        </w:rPr>
      </w:pPr>
      <w:ins w:id="150" w:author="Claude" w:date="2026-03-09T00:00:00Z">
        <w:r>
          <w:rPr>
            <w:b/>
            <w:bCs/>
          </w:rPr>
          <w:t xml:space="preserve">3.2 Thermal Bottleneck Analysis (~10 km existing route): </w:t>
        </w:r>
        <w:r>
          <w:t>Evaluate the thermal interaction risks and potential derating for the ~10 km section where the new cables will run parallel to existing WEB feeders.</w:t>
        </w:r>
      </w:ins>
    </w:p>
    <w:p w14:paraId="0EA061CE" w14:textId="77777777" w:rsidR="00F37FE2" w:rsidP="00814BAA">
      <w:pPr>
        <w:pStyle w:val="BodyText"/>
        <w:rPr>
          <w:ins w:id="151" w:author="Claude" w:date="2026-03-09T00:00:00Z"/>
        </w:rPr>
      </w:pPr>
      <w:ins w:id="152" w:author="Claude" w:date="2026-03-09T00:00:00Z">
        <w:r>
          <w:rPr>
            <w:b/>
            <w:bCs/>
          </w:rPr>
          <w:t xml:space="preserve">3.3 Desktop Route Assessment (~5 km new route): </w:t>
        </w:r>
        <w:r>
          <w:t>Execute a desktop-based route assessment for the new trajectory leading to the Rincon substation, leveraging historical environmental and routing data from the previously proposed natural gas pipeline project to accelerate the assessment and identify major obstacles or trenching constraints.</w:t>
        </w:r>
      </w:ins>
    </w:p>
    <w:p w14:paraId="44127621" w14:textId="77777777" w:rsidR="00F37FE2" w:rsidP="00814BAA">
      <w:pPr>
        <w:pStyle w:val="BodyText"/>
        <w:rPr>
          <w:ins w:id="153" w:author="Claude" w:date="2026-03-09T00:00:00Z"/>
        </w:rPr>
      </w:pPr>
      <w:ins w:id="154" w:author="Claude" w:date="2026-03-09T00:00:00Z">
        <w:r>
          <w:rPr>
            <w:b/>
            <w:bCs/>
          </w:rPr>
          <w:t>Task 4: Substation Integration &amp; Transformer Specification</w:t>
        </w:r>
      </w:ins>
    </w:p>
    <w:p w14:paraId="125267FC" w14:textId="77777777" w:rsidR="00F37FE2" w:rsidP="00814BAA">
      <w:pPr>
        <w:pStyle w:val="BodyText"/>
        <w:rPr>
          <w:ins w:id="155" w:author="Claude" w:date="2026-03-09T00:00:00Z"/>
        </w:rPr>
      </w:pPr>
      <w:ins w:id="156" w:author="Claude" w:date="2026-03-09T00:00:00Z">
        <w:r>
          <w:rPr>
            <w:b/>
            <w:bCs/>
          </w:rPr>
          <w:t xml:space="preserve">4.1 Transformer Specification: </w:t>
        </w:r>
        <w:r>
          <w:t>Develop preliminary technical specifications for the two 60/?? kV main step-down transformers at the Rincon substation, including validating 100% capacity rating (~90 MVA each), defining impedance, vector group, cooling (ONAN/ONAF), grounding, and evaluating the necessity of an OLTC versus the requested NLTC.</w:t>
        </w:r>
      </w:ins>
    </w:p>
    <w:p w14:paraId="78856DB7" w14:textId="77777777" w:rsidR="00F37FE2" w:rsidP="00814BAA">
      <w:pPr>
        <w:pStyle w:val="BodyText"/>
        <w:rPr>
          <w:ins w:id="157" w:author="Claude" w:date="2026-03-09T00:00:00Z"/>
        </w:rPr>
      </w:pPr>
      <w:ins w:id="158" w:author="Claude" w:date="2026-03-09T00:00:00Z">
        <w:r>
          <w:rPr>
            <w:b/>
            <w:bCs/>
          </w:rPr>
          <w:t xml:space="preserve">4.2 Substation EAST Integration: </w:t>
        </w:r>
        <w:r>
          <w:t>Evaluate the technical capability, control interfaces, and any required modifications to terminate Feeder 1 into the existing 60 kV GIS breaker (STG#3).</w:t>
        </w:r>
      </w:ins>
    </w:p>
    <w:p w14:paraId="7A8B07A8" w14:textId="77777777" w:rsidR="00F37FE2" w:rsidP="00814BAA">
      <w:pPr>
        <w:pStyle w:val="BodyText"/>
        <w:rPr>
          <w:ins w:id="159" w:author="Claude" w:date="2026-03-09T00:00:00Z"/>
        </w:rPr>
      </w:pPr>
      <w:ins w:id="160" w:author="Claude" w:date="2026-03-09T00:00:00Z">
        <w:r>
          <w:rPr>
            <w:b/>
            <w:bCs/>
          </w:rPr>
          <w:t xml:space="preserve">4.3 Substation WEST Integration: </w:t>
        </w:r>
        <w:r>
          <w:t>Define the technical specifications, physical space requirements, and interlocking/protection logic for integrating a completely new 60 kV GIS breaker bay for Feeder 2.</w:t>
        </w:r>
      </w:ins>
    </w:p>
    <w:p w14:paraId="7614EE60" w14:textId="77777777" w:rsidR="00F37FE2" w:rsidP="00814BAA">
      <w:pPr>
        <w:pStyle w:val="BodyText"/>
        <w:rPr>
          <w:ins w:id="161" w:author="Claude" w:date="2026-03-09T00:00:00Z"/>
        </w:rPr>
      </w:pPr>
      <w:ins w:id="162" w:author="Claude" w:date="2026-03-09T00:00:00Z">
        <w:r>
          <w:rPr>
            <w:b/>
            <w:bCs/>
          </w:rPr>
          <w:t>Task 5: Risk Assessment, CAPEX Estimation &amp; Pre-Engineering Scope</w:t>
        </w:r>
      </w:ins>
    </w:p>
    <w:p w14:paraId="6401B934" w14:textId="77777777" w:rsidR="00F37FE2" w:rsidP="00814BAA">
      <w:pPr>
        <w:pStyle w:val="BodyText"/>
        <w:rPr>
          <w:ins w:id="163" w:author="Claude" w:date="2026-03-09T00:00:00Z"/>
        </w:rPr>
      </w:pPr>
      <w:ins w:id="164" w:author="Claude" w:date="2026-03-09T00:00:00Z">
        <w:r>
          <w:rPr>
            <w:b/>
            <w:bCs/>
          </w:rPr>
          <w:t xml:space="preserve">5.1 Risk Register: </w:t>
        </w:r>
        <w:r>
          <w:t>Develop a comprehensive Risk Register identifying technical, constructability, operational, and environmental/permitting risks associated with the BOP infrastructure, with proposed mitigation measures for each identified risk.</w:t>
        </w:r>
      </w:ins>
    </w:p>
    <w:p w14:paraId="4EEBEFA5" w14:textId="77777777" w:rsidR="00F37FE2" w:rsidP="00814BAA">
      <w:pPr>
        <w:pStyle w:val="BodyText"/>
        <w:rPr>
          <w:ins w:id="165" w:author="Claude" w:date="2026-03-09T00:00:00Z"/>
        </w:rPr>
      </w:pPr>
      <w:ins w:id="166" w:author="Claude" w:date="2026-03-09T00:00:00Z">
        <w:r>
          <w:rPr>
            <w:b/>
            <w:bCs/>
          </w:rPr>
          <w:t xml:space="preserve">5.2 CAPEX Estimation: </w:t>
        </w:r>
        <w:r>
          <w:t>Develop an indicative Class 4/5 budgetary estimate (AACE International standard: approx. -30% to +50% accuracy) covering the anticipated equipment, cable supply, and installation costs.</w:t>
        </w:r>
      </w:ins>
    </w:p>
    <w:p w14:paraId="084B8A54" w14:textId="77777777" w:rsidR="00F37FE2" w:rsidRPr="00F37FE2" w:rsidRDefault="00F37FE2" w:rsidP="00814BAA">
      <w:pPr>
        <w:pStyle w:val="BodyText"/>
        <w:rPr>
          <w:ins w:id="167" w:author="Claude" w:date="2026-03-09T00:00:00Z"/>
        </w:rPr>
      </w:pPr>
      <w:ins w:id="168" w:author="Claude" w:date="2026-03-09T00:00:00Z">
        <w:r>
          <w:rPr>
            <w:b/>
            <w:bCs/>
          </w:rPr>
          <w:t xml:space="preserve">5.3 EPC Tender Scope Definition: </w:t>
        </w:r>
        <w:r>
          <w:t>Compile the findings from Tasks 1–4 into a clearly structured, functional Pre-Engineering Scope document, accompanied by a Preliminary Single-Line Diagram (SLD), formatted specifically for WEB Aruba’s EPC tendering process.</w:t>
        </w:r>
      </w:ins>
    </w:p>
    <w:p w14:paraId="55067D60" w14:textId="77777777" w:rsidR="00F37FE2" w:rsidRPr="00F37FE2" w:rsidRDefault="00F37FE2" w:rsidP="00814BAA">
      <w:pPr>
        <w:spacing w:after="200" w:line="276" w:lineRule="auto"/>
      </w:pPr>
      <w:r>
        <w:br w:type="page"/>
      </w:r>
    </w:p>
    <w:p w14:paraId="7504A2F0" w14:textId="77777777" w:rsidR="00F37FE2" w:rsidRPr="00F37FE2" w:rsidRDefault="00F37FE2" w:rsidP="00814BAA">
      <w:pPr>
        <w:pStyle w:val="Heading1"/>
      </w:pPr>
      <w:bookmarkStart w:id="20" w:name="_Toc69300862"/>
      <w:r>
        <w:lastRenderedPageBreak/>
        <w:t>Schedule</w:t>
      </w:r>
      <w:bookmarkEnd w:id="20"/>
    </w:p>
    <w:sdt>
      <w:sdtPr>
        <w:id w:val="1871103995"/>
        <w:lock w:val="contentLocked"/>
        <w:placeholder>
          <w:docPart w:val="F96B0671BD9547DFB0FE48ABA4EF6148"/>
        </w:placeholder>
        <w:group/>
      </w:sdtPr>
      <w:sdtContent>
        <w:p w14:paraId="4DEBD3F0" w14:textId="77777777" w:rsidR="00F37FE2" w:rsidRPr="00F37FE2" w:rsidRDefault="00F37FE2" w:rsidP="00814BAA">
          <w:pPr>
            <w:pStyle w:val="DNVGL-Hidden"/>
          </w:pPr>
          <w:r>
            <w:t>Specify overall start and finish dates for the project and same for individual activities as relevant. Reference to CTR catalogue may be included.</w:t>
          </w:r>
        </w:p>
        <w:p w14:paraId="6B2E76AD" w14:textId="77777777" w:rsidR="00F37FE2" w:rsidRPr="00F37FE2" w:rsidRDefault="00F37FE2" w:rsidP="00814BAA">
          <w:pPr>
            <w:pStyle w:val="DNVGL-Hidden"/>
          </w:pPr>
          <w:r>
            <w:t>Specify milestones, including those which are related to customer obligations, e.g. customer input to project.</w:t>
          </w:r>
        </w:p>
        <w:p w14:paraId="708BB88A" w14:textId="77777777" w:rsidR="00F37FE2" w:rsidRPr="00F37FE2" w:rsidRDefault="00F37FE2" w:rsidP="00814BAA">
          <w:pPr>
            <w:pStyle w:val="DNVGL-Hidden"/>
          </w:pPr>
          <w:r>
            <w:t>Specify minimum mobilisation time.</w:t>
          </w:r>
        </w:p>
        <w:p w14:paraId="3B338357" w14:textId="77777777" w:rsidR="00F37FE2" w:rsidRPr="00F37FE2" w:rsidRDefault="00F37FE2" w:rsidP="00814BAA">
          <w:pPr>
            <w:pStyle w:val="DNVGL-Hidden"/>
          </w:pPr>
          <w:r>
            <w:t>Specify dependencies between activities</w:t>
          </w:r>
        </w:p>
        <w:p w14:paraId="4242682A" w14:textId="77777777" w:rsidR="00F37FE2" w:rsidRPr="00F37FE2" w:rsidRDefault="00F37FE2" w:rsidP="00814BAA">
          <w:pPr>
            <w:pStyle w:val="DNVGL-Hidden"/>
          </w:pPr>
          <w:r>
            <w:t>Specify turn-around periods, customer review/approval of deliverables periods etc. as relevant.</w:t>
          </w:r>
        </w:p>
        <w:p w14:paraId="08A2D8A5" w14:textId="77777777" w:rsidR="00F37FE2" w:rsidRPr="00F37FE2" w:rsidRDefault="00F37FE2" w:rsidP="00814BAA">
          <w:pPr>
            <w:pStyle w:val="DNVGL-Hidden"/>
          </w:pPr>
          <w:r>
            <w:t>Make reference to the CTR catalogue, if included.</w:t>
          </w:r>
        </w:p>
      </w:sdtContent>
    </w:sdt>
    <w:p w14:paraId="6A5DED0F" w14:textId="77777777" w:rsidR="00F37FE2" w:rsidRPr="00F37FE2" w:rsidRDefault="00F37FE2" w:rsidP="00814BAA">
      <w:pPr>
        <w:pStyle w:val="BodyText"/>
      </w:pPr>
      <w:ins w:id="170" w:author="Claude" w:date="2026-03-09T00:00:00Z">
        <w:r>
          <w:t>To align with WEB Aruba’s accelerated requirements for the upcoming EPC tender, DNV proposes a fast-track execution schedule of 10 weeks from receipt of the formal Notice to Proceed (NTP) and the required base data. The estimated schedule and key milestones are outlined below:</w:t>
        </w:r>
      </w:ins>
    </w:p>
    <w:p w14:paraId="275E593E" w14:textId="77777777" w:rsidR="00F37FE2" w:rsidP="00814BAA">
      <w:pPr>
        <w:pStyle w:val="BodyText"/>
        <w:rPr>
          <w:ins w:id="171" w:author="Claude" w:date="2026-03-09T00:00:00Z"/>
        </w:rPr>
      </w:pPr>
      <w:ins w:id="172" w:author="Claude" w:date="2026-03-09T00:00:00Z">
        <w:r>
          <w:rPr>
            <w:b/>
            <w:bCs/>
          </w:rPr>
          <w:t xml:space="preserve">Week 1: </w:t>
        </w:r>
        <w:r>
          <w:t>Project Kick-off Meeting &amp; Initial Data Transfer.</w:t>
        </w:r>
      </w:ins>
    </w:p>
    <w:p w14:paraId="55E30EE8" w14:textId="77777777" w:rsidR="00F37FE2" w:rsidP="00814BAA">
      <w:pPr>
        <w:pStyle w:val="BodyText"/>
        <w:rPr>
          <w:ins w:id="173" w:author="Claude" w:date="2026-03-09T00:00:00Z"/>
        </w:rPr>
      </w:pPr>
      <w:ins w:id="174" w:author="Claude" w:date="2026-03-09T00:00:00Z">
        <w:r>
          <w:rPr>
            <w:b/>
            <w:bCs/>
          </w:rPr>
          <w:t xml:space="preserve">Week 3: </w:t>
        </w:r>
        <w:r>
          <w:t>Delivery of Basis of Design (BoD) for WEB Aruba review.</w:t>
        </w:r>
      </w:ins>
    </w:p>
    <w:p w14:paraId="68932627" w14:textId="77777777" w:rsidR="00F37FE2" w:rsidP="00814BAA">
      <w:pPr>
        <w:pStyle w:val="BodyText"/>
        <w:rPr>
          <w:ins w:id="175" w:author="Claude" w:date="2026-03-09T00:00:00Z"/>
        </w:rPr>
      </w:pPr>
      <w:ins w:id="176" w:author="Claude" w:date="2026-03-09T00:00:00Z">
        <w:r>
          <w:rPr>
            <w:b/>
            <w:bCs/>
          </w:rPr>
          <w:t xml:space="preserve">Week 6: </w:t>
        </w:r>
        <w:r>
          <w:t>Completion of Targeted Grid Studies &amp; Cable Sizing calculations.</w:t>
        </w:r>
      </w:ins>
    </w:p>
    <w:p w14:paraId="0C9A954E" w14:textId="77777777" w:rsidR="00F37FE2" w:rsidP="00814BAA">
      <w:pPr>
        <w:pStyle w:val="BodyText"/>
        <w:rPr>
          <w:ins w:id="177" w:author="Claude" w:date="2026-03-09T00:00:00Z"/>
        </w:rPr>
      </w:pPr>
      <w:ins w:id="178" w:author="Claude" w:date="2026-03-09T00:00:00Z">
        <w:r>
          <w:rPr>
            <w:b/>
            <w:bCs/>
          </w:rPr>
          <w:t xml:space="preserve">Week 8: </w:t>
        </w:r>
        <w:r>
          <w:t>Delivery of Draft Technical Feasibility Report &amp; Preliminary SLD. [MILESTONE: 60% invoice triggered upon WEB Aruba acceptance of draft].</w:t>
        </w:r>
      </w:ins>
    </w:p>
    <w:p w14:paraId="3835C4CB" w14:textId="77777777" w:rsidR="00F37FE2" w:rsidP="00814BAA">
      <w:pPr>
        <w:pStyle w:val="BodyText"/>
        <w:rPr>
          <w:ins w:id="179" w:author="Claude" w:date="2026-03-09T00:00:00Z"/>
        </w:rPr>
      </w:pPr>
      <w:ins w:id="180" w:author="Claude" w:date="2026-03-09T00:00:00Z">
        <w:r>
          <w:rPr>
            <w:b/>
            <w:bCs/>
          </w:rPr>
          <w:t xml:space="preserve">Week 10: </w:t>
        </w:r>
        <w:r>
          <w:t>Delivery of Final Report, Pre-Engineering Scope Document, Risk Register, and Class 4/5 CAPEX Estimate. [MILESTONE: 10% final invoice].</w:t>
        </w:r>
      </w:ins>
    </w:p>
    <w:p w14:paraId="05C333A0" w14:textId="77777777" w:rsidR="00F37FE2" w:rsidP="00814BAA">
      <w:pPr>
        <w:pStyle w:val="BodyText"/>
        <w:rPr>
          <w:ins w:id="181" w:author="Claude" w:date="2026-03-09T00:00:00Z"/>
        </w:rPr>
      </w:pPr>
      <w:ins w:id="182" w:author="Claude" w:date="2026-03-09T00:00:00Z">
        <w:r>
          <w:rPr>
            <w:i/>
            <w:iCs/>
          </w:rPr>
          <w:t>Note: This schedule assumes timely provision of necessary grid and substation data from WEB Aruba, as well as prompt feedback (within 1 week) on draft deliverables.</w:t>
        </w:r>
      </w:ins>
    </w:p>
    <w:p w14:paraId="305C3E5A" w14:textId="77777777" w:rsidR="00F37FE2" w:rsidRPr="00F37FE2" w:rsidRDefault="00F37FE2" w:rsidP="00814BAA">
      <w:pPr>
        <w:pStyle w:val="BodyText"/>
      </w:pPr>
    </w:p>
    <w:p w14:paraId="5DD0DDBB" w14:textId="77777777" w:rsidR="00F37FE2" w:rsidRPr="00F37FE2" w:rsidRDefault="00F37FE2" w:rsidP="00814BAA">
      <w:pPr>
        <w:spacing w:after="200" w:line="276" w:lineRule="auto"/>
      </w:pPr>
      <w:r>
        <w:br w:type="page"/>
      </w:r>
    </w:p>
    <w:p w14:paraId="30D74360" w14:textId="77777777" w:rsidR="00F37FE2" w:rsidRPr="00F37FE2" w:rsidRDefault="00F37FE2" w:rsidP="00814BAA">
      <w:pPr>
        <w:pStyle w:val="Heading1"/>
      </w:pPr>
      <w:bookmarkStart w:id="21" w:name="_Toc69300863"/>
      <w:r>
        <w:lastRenderedPageBreak/>
        <w:t>Compensation</w:t>
      </w:r>
      <w:bookmarkEnd w:id="21"/>
    </w:p>
    <w:p w14:paraId="4D4077B1" w14:textId="77777777" w:rsidR="00F37FE2" w:rsidRPr="00F37FE2" w:rsidRDefault="00F37FE2" w:rsidP="00814BAA">
      <w:pPr>
        <w:pStyle w:val="Heading2"/>
      </w:pPr>
      <w:bookmarkStart w:id="22" w:name="_Toc69300864"/>
      <w:r>
        <w:t>General</w:t>
      </w:r>
      <w:bookmarkEnd w:id="22"/>
      <w:r>
        <w:t xml:space="preserve"> </w:t>
      </w:r>
    </w:p>
    <w:sdt>
      <w:sdtPr>
        <w:id w:val="1781910091"/>
        <w:lock w:val="contentLocked"/>
        <w:placeholder>
          <w:docPart w:val="31B60DE38E904DEA96DE65ADB40957ED"/>
        </w:placeholder>
        <w:group/>
      </w:sdtPr>
      <w:sdtContent>
        <w:p w14:paraId="3D3C9585" w14:textId="77777777" w:rsidR="00F37FE2" w:rsidRPr="00F37FE2" w:rsidRDefault="00F37FE2" w:rsidP="00814BAA">
          <w:pPr>
            <w:pStyle w:val="DNVGL-Hidden"/>
          </w:pPr>
          <w:r>
            <w:t>Specify the compensation format, i.e. lump sum or reimbursable or combination etc.</w:t>
          </w:r>
        </w:p>
        <w:p w14:paraId="5840EF73" w14:textId="77777777" w:rsidR="00F37FE2" w:rsidRPr="00F37FE2" w:rsidRDefault="00F37FE2" w:rsidP="00814BAA">
          <w:pPr>
            <w:pStyle w:val="DNVGL-Hidden"/>
          </w:pPr>
          <w:r>
            <w:t>Specify how travel time and costs shall be compensated.</w:t>
          </w:r>
        </w:p>
        <w:p w14:paraId="4E2EEA57" w14:textId="77777777" w:rsidR="00F37FE2" w:rsidRPr="00F37FE2" w:rsidRDefault="00F37FE2" w:rsidP="00814BAA">
          <w:pPr>
            <w:pStyle w:val="DNVGL-Hidden"/>
          </w:pPr>
          <w:r>
            <w:t>Specify how meeting time and costs shall be compensated.</w:t>
          </w:r>
        </w:p>
        <w:p w14:paraId="78E0E418" w14:textId="77777777" w:rsidR="00F37FE2" w:rsidRPr="00F37FE2" w:rsidRDefault="00F37FE2" w:rsidP="00814BAA">
          <w:pPr>
            <w:pStyle w:val="DNVGL-Hidden"/>
          </w:pPr>
          <w:r>
            <w:t>Delete and/or modify subsections below as relevant.</w:t>
          </w:r>
        </w:p>
        <w:p w14:paraId="669B5A69" w14:textId="77777777" w:rsidR="00F37FE2" w:rsidRPr="00F37FE2" w:rsidRDefault="00F37FE2" w:rsidP="00814BAA">
          <w:pPr>
            <w:pStyle w:val="DNVGL-Hidden"/>
          </w:pPr>
          <w:r>
            <w:t>Make reference to the CTR catalogue, if relevant.</w:t>
          </w:r>
        </w:p>
      </w:sdtContent>
    </w:sdt>
    <w:p w14:paraId="2E01ACDE" w14:textId="69BBFD49" w:rsidR="00267DA1" w:rsidRPr="00F37FE2" w:rsidRDefault="004B0B62" w:rsidP="00267DA1">
      <w:pPr>
        <w:pStyle w:val="BodyText"/>
      </w:pPr>
      <w:r>
        <w:t xml:space="preserve">The project will be invoiced based on a </w:t>
      </w:r>
      <w:del w:id="183" w:author="Claude" w:date="2026-03-09T00:00:00Z">
        <w:r>
          <w:rPr>
            <w:color w:val="FF0000"/>
          </w:rPr>
          <w:delText xml:space="preserve">lump sum / time and material </w:delText>
        </w:r>
      </w:del>
      <w:ins w:id="184" w:author="Claude" w:date="2026-03-09T00:00:00Z">
        <w:r>
          <w:t xml:space="preserve">lump sum </w:t>
        </w:r>
      </w:ins>
      <w:r>
        <w:t xml:space="preserve">basis, adding up to, </w:t>
      </w:r>
      <w:del w:id="185" w:author="Claude" w:date="2026-03-09T00:00:00Z">
        <w:r>
          <w:rPr>
            <w:color w:val="FF0000"/>
          </w:rPr>
          <w:delText>fill out amount</w:delText>
        </w:r>
      </w:del>
      <w:ins w:id="186" w:author="Claude" w:date="2026-03-09T00:00:00Z">
        <w:r>
          <w:t>[Total Fixed Price EUR – see Section 5.2 for breakdown]</w:t>
        </w:r>
      </w:ins>
      <w:r>
        <w:t xml:space="preserve">, rates and prices provided in this proposal are quoted in </w:t>
      </w:r>
      <w:sdt>
        <w:sdtPr>
          <w:alias w:val="Currency code"/>
          <w:tag w:val="CurrencyCode"/>
          <w:id w:val="-2146102939"/>
          <w:placeholder>
            <w:docPart w:val="E4DB067BEA3343728117AF63D3171B05"/>
          </w:placeholder>
          <w:showingPlcHdr/>
          <w:dataBinding w:xpath="//Tag[@name='CurrencyCode']" w:storeItemID="{9B080735-027D-44B9-A4A0-910DD22B4D04}"/>
          <w:text/>
        </w:sdtPr>
        <w:sdtContent>
          <w:r>
            <w:rPr>
              <w:vanish/>
            </w:rPr>
            <w:t>[currency]</w:t>
          </w:r>
        </w:sdtContent>
      </w:sdt>
      <w:r>
        <w:t xml:space="preserve"> and exclusive of VAT or any other similar taxes.</w:t>
      </w:r>
    </w:p>
    <w:p w14:paraId="4A855649" w14:textId="77777777" w:rsidR="004B0B62" w:rsidRPr="004B0B62" w:rsidRDefault="004B0B62" w:rsidP="004B0B62">
      <w:pPr>
        <w:pStyle w:val="BodyText"/>
      </w:pPr>
      <w:r>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t>If and to the extent Customer has to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r>
        <w:t>In the event that such Taxes are applicable and payable in respect of the prices, DNV retains the right to adjust the prices in such way that the net payments to DNV are equal to the prices as represented.</w:t>
      </w:r>
    </w:p>
    <w:p w14:paraId="6C315A46" w14:textId="77777777" w:rsidR="00F37FE2" w:rsidRPr="00F37FE2" w:rsidRDefault="00F37FE2" w:rsidP="00814BAA">
      <w:pPr>
        <w:pStyle w:val="Heading2"/>
      </w:pPr>
      <w:bookmarkStart w:id="23" w:name="_Toc69300865"/>
      <w:r>
        <w:t>Lump sums</w:t>
      </w:r>
      <w:bookmarkEnd w:id="23"/>
    </w:p>
    <w:sdt>
      <w:sdtPr>
        <w:id w:val="-1701775722"/>
        <w:lock w:val="contentLocked"/>
        <w:placeholder>
          <w:docPart w:val="31B60DE38E904DEA96DE65ADB40957ED"/>
        </w:placeholder>
        <w:group/>
      </w:sdtPr>
      <w:sdtContent>
        <w:p w14:paraId="3C6122F8" w14:textId="77777777" w:rsidR="00F37FE2" w:rsidRPr="00F37FE2" w:rsidRDefault="00F37FE2" w:rsidP="00814BAA">
          <w:pPr>
            <w:pStyle w:val="DNVGL-Hidden"/>
          </w:pPr>
          <w:r>
            <w:t>Specify total lump sum and/or specify activities (and CTR ID’s) and associated lump sums in tabular form, if relevant.</w:t>
          </w:r>
        </w:p>
        <w:p w14:paraId="75876187" w14:textId="77777777" w:rsidR="00F37FE2" w:rsidRPr="00F37FE2" w:rsidRDefault="00F37FE2" w:rsidP="00814BAA">
          <w:pPr>
            <w:pStyle w:val="DNVGL-Hidden"/>
          </w:pPr>
          <w:r>
            <w:t>Remove this subsection if not relevant.</w:t>
          </w:r>
        </w:p>
        <w:p w14:paraId="65B56549" w14:textId="77777777" w:rsidR="00F37FE2" w:rsidRPr="00F37FE2" w:rsidRDefault="00F37FE2" w:rsidP="00814BAA">
          <w:pPr>
            <w:pStyle w:val="DNVGL-Hidden"/>
          </w:pPr>
          <w:r>
            <w:t>Validity of lump sums and reference to 5.4.</w:t>
          </w:r>
        </w:p>
      </w:sdtContent>
    </w:sdt>
    <w:p w14:paraId="7AFB9B6D" w14:textId="77777777" w:rsidR="00F37FE2" w:rsidRPr="00F37FE2" w:rsidRDefault="00F37FE2" w:rsidP="00814BAA">
      <w:pPr>
        <w:pStyle w:val="BodyText"/>
      </w:pPr>
      <w:r>
        <w:t>The following activities shall be compensated on a lump sum basis:</w:t>
      </w:r>
    </w:p>
    <w:tbl>
      <w:tblPr>
        <w:tblW w:w="5000" w:type="pct"/>
        <w:tblBorders>
          <w:top w:val="single" w:sz="4" w:space="0" w:color="auto"/>
          <w:bottom w:val="single" w:sz="4" w:space="0" w:color="auto"/>
          <w:insideH w:val="single" w:sz="4" w:space="0" w:color="auto"/>
        </w:tblBorders>
        <w:tblLayout w:type="fixed"/>
        <w:tblCellMar>
          <w:left w:w="0" w:type="dxa"/>
          <w:right w:w="170" w:type="dxa"/>
        </w:tblCellMar>
      </w:tblPr>
      <w:tblGrid>
        <w:gridCol w:w="7000"/>
        <w:gridCol w:w="2582"/>
      </w:tblGrid>
      <w:tr w14:paraId="20884EA5">
        <w:trPr>
          <w:cantSplit/>
          <w:tblHeader/>
        </w:trPr>
        <w:tc>
          <w:tcPr>
            <w:tcW w:w="7000" w:type="dxa"/>
            <w:tcBorders>
              <w:top w:val="single" w:sz="4" w:space="0" w:color="auto"/>
              <w:bottom w:val="single" w:sz="4" w:space="0" w:color="auto"/>
            </w:tcBorders>
          </w:tcPr>
          <w:p w14:paraId="7C5069E4">
            <w:pPr>
              <w:pStyle w:val="DNVGL-TableHeadingText"/>
              <w:rPr>
                <w:ins w:id="190" w:author="Claude" w:date="2026-03-09T00:00:00Z"/>
              </w:rPr>
            </w:pPr>
            <w:ins w:id="191" w:author="Claude" w:date="2026-03-09T00:00:00Z">
              <w:r>
                <w:t>Description</w:t>
              </w:r>
            </w:ins>
          </w:p>
        </w:tc>
        <w:tc>
          <w:tcPr>
            <w:tcW w:w="2582" w:type="dxa"/>
            <w:tcBorders>
              <w:top w:val="single" w:sz="4" w:space="0" w:color="auto"/>
              <w:bottom w:val="single" w:sz="4" w:space="0" w:color="auto"/>
            </w:tcBorders>
            <w:tcMar>
              <w:right w:w="0" w:type="dxa"/>
            </w:tcMar>
          </w:tcPr>
          <w:p w14:paraId="626FB6E4">
            <w:pPr>
              <w:pStyle w:val="DNVGL-TableHeadingText"/>
              <w:rPr>
                <w:ins w:id="192" w:author="Claude" w:date="2026-03-09T00:00:00Z"/>
              </w:rPr>
            </w:pPr>
            <w:ins w:id="193" w:author="Claude" w:date="2026-03-09T00:00:00Z">
              <w:r>
                <w:t>Amount (EUR excl. VAT)</w:t>
              </w:r>
            </w:ins>
          </w:p>
        </w:tc>
      </w:tr>
      <w:tr w14:paraId="66A18C01">
        <w:trPr>
          <w:cantSplit/>
        </w:trPr>
        <w:tc>
          <w:tcPr>
            <w:tcW w:w="7000" w:type="dxa"/>
            <w:tcBorders>
              <w:top w:val="single" w:sz="4" w:space="0" w:color="auto"/>
            </w:tcBorders>
          </w:tcPr>
          <w:p w14:paraId="35AE15AD">
            <w:pPr>
              <w:pStyle w:val="DNVGL-TableText"/>
              <w:rPr>
                <w:ins w:id="194" w:author="Claude" w:date="2026-03-09T00:00:00Z"/>
              </w:rPr>
            </w:pPr>
            <w:ins w:id="195" w:author="Claude" w:date="2026-03-09T00:00:00Z">
              <w:r>
                <w:t>Task 1 &amp; 2: Project Initiation, Basis of Design &amp; Targeted Grid Studies</w:t>
              </w:r>
            </w:ins>
          </w:p>
        </w:tc>
        <w:tc>
          <w:tcPr>
            <w:tcW w:w="2582" w:type="dxa"/>
            <w:tcBorders>
              <w:top w:val="single" w:sz="4" w:space="0" w:color="auto"/>
            </w:tcBorders>
            <w:tcMar>
              <w:right w:w="0" w:type="dxa"/>
            </w:tcMar>
          </w:tcPr>
          <w:p w14:paraId="4B1D5A49">
            <w:pPr>
              <w:pStyle w:val="DNVGL-TableText"/>
              <w:rPr>
                <w:ins w:id="196" w:author="Claude" w:date="2026-03-09T00:00:00Z"/>
              </w:rPr>
            </w:pPr>
            <w:ins w:id="197" w:author="Claude" w:date="2026-03-09T00:00:00Z">
              <w:r>
                <w:rPr>
                  <w:color w:val="FF0000"/>
                </w:rPr>
                <w:t>[TBD]</w:t>
              </w:r>
            </w:ins>
          </w:p>
        </w:tc>
      </w:tr>
      <w:tr w14:paraId="642FDFD9">
        <w:trPr>
          <w:cantSplit/>
        </w:trPr>
        <w:tc>
          <w:tcPr>
            <w:tcW w:w="7000" w:type="dxa"/>
          </w:tcPr>
          <w:p w14:paraId="4A5FB495">
            <w:pPr>
              <w:pStyle w:val="DNVGL-TableText"/>
              <w:rPr>
                <w:ins w:id="198" w:author="Claude" w:date="2026-03-09T00:00:00Z"/>
              </w:rPr>
            </w:pPr>
            <w:ins w:id="199" w:author="Claude" w:date="2026-03-09T00:00:00Z">
              <w:r>
                <w:t>Task 3 &amp; 4: Cable Sizing/Routing, Substation Integration &amp; Transformer Specification</w:t>
              </w:r>
            </w:ins>
          </w:p>
        </w:tc>
        <w:tc>
          <w:tcPr>
            <w:tcW w:w="2582" w:type="dxa"/>
            <w:tcMar>
              <w:right w:w="0" w:type="dxa"/>
            </w:tcMar>
          </w:tcPr>
          <w:p w14:paraId="71BE9E8A">
            <w:pPr>
              <w:pStyle w:val="DNVGL-TableText"/>
              <w:rPr>
                <w:ins w:id="200" w:author="Claude" w:date="2026-03-09T00:00:00Z"/>
              </w:rPr>
            </w:pPr>
            <w:ins w:id="201" w:author="Claude" w:date="2026-03-09T00:00:00Z">
              <w:r>
                <w:rPr>
                  <w:color w:val="FF0000"/>
                </w:rPr>
                <w:t>[TBD]</w:t>
              </w:r>
            </w:ins>
          </w:p>
        </w:tc>
      </w:tr>
      <w:tr w14:paraId="465E3569">
        <w:trPr>
          <w:cantSplit/>
        </w:trPr>
        <w:tc>
          <w:tcPr>
            <w:tcW w:w="7000" w:type="dxa"/>
          </w:tcPr>
          <w:p w14:paraId="52597F8F">
            <w:pPr>
              <w:pStyle w:val="DNVGL-TableText"/>
              <w:rPr>
                <w:ins w:id="202" w:author="Claude" w:date="2026-03-09T00:00:00Z"/>
              </w:rPr>
            </w:pPr>
            <w:ins w:id="203" w:author="Claude" w:date="2026-03-09T00:00:00Z">
              <w:r>
                <w:t>Task 5: Risk Register, CAPEX Estimation &amp; Pre-Engineering Scope Definition</w:t>
              </w:r>
            </w:ins>
          </w:p>
        </w:tc>
        <w:tc>
          <w:tcPr>
            <w:tcW w:w="2582" w:type="dxa"/>
            <w:tcMar>
              <w:right w:w="0" w:type="dxa"/>
            </w:tcMar>
          </w:tcPr>
          <w:p w14:paraId="5859F3CA">
            <w:pPr>
              <w:pStyle w:val="DNVGL-TableText"/>
              <w:rPr>
                <w:ins w:id="204" w:author="Claude" w:date="2026-03-09T00:00:00Z"/>
              </w:rPr>
            </w:pPr>
            <w:ins w:id="205" w:author="Claude" w:date="2026-03-09T00:00:00Z">
              <w:r>
                <w:rPr>
                  <w:color w:val="FF0000"/>
                </w:rPr>
                <w:t>[TBD]</w:t>
              </w:r>
            </w:ins>
          </w:p>
        </w:tc>
      </w:tr>
      <w:tr w14:paraId="0223CABA">
        <w:trPr>
          <w:cantSplit/>
        </w:trPr>
        <w:tc>
          <w:tcPr>
            <w:tcW w:w="7000" w:type="dxa"/>
            <w:tcBorders>
              <w:top w:val="single" w:sz="4" w:space="0" w:color="auto"/>
            </w:tcBorders>
          </w:tcPr>
          <w:p w14:paraId="27C3C7B1">
            <w:pPr>
              <w:pStyle w:val="DNVGL-TableText"/>
              <w:rPr>
                <w:ins w:id="206" w:author="Claude" w:date="2026-03-09T00:00:00Z"/>
              </w:rPr>
            </w:pPr>
            <w:ins w:id="207" w:author="Claude" w:date="2026-03-09T00:00:00Z">
              <w:r>
                <w:rPr>
                  <w:b/>
                  <w:bCs/>
                </w:rPr>
                <w:t>Total Lump Sum (excluding VAT)</w:t>
              </w:r>
            </w:ins>
          </w:p>
        </w:tc>
        <w:tc>
          <w:tcPr>
            <w:tcW w:w="2582" w:type="dxa"/>
            <w:tcBorders>
              <w:top w:val="single" w:sz="4" w:space="0" w:color="auto"/>
            </w:tcBorders>
            <w:tcMar>
              <w:right w:w="0" w:type="dxa"/>
            </w:tcMar>
          </w:tcPr>
          <w:p w14:paraId="0F17783D">
            <w:pPr>
              <w:pStyle w:val="DNVGL-TableText"/>
              <w:rPr>
                <w:ins w:id="208" w:author="Claude" w:date="2026-03-09T00:00:00Z"/>
              </w:rPr>
            </w:pPr>
            <w:ins w:id="209" w:author="Claude" w:date="2026-03-09T00:00:00Z">
              <w:r>
                <w:rPr>
                  <w:b/>
                  <w:bCs/>
                  <w:color w:val="FF0000"/>
                </w:rPr>
                <w:t>[TOTAL TBD]</w:t>
              </w:r>
            </w:ins>
          </w:p>
        </w:tc>
      </w:tr>
      <w:tr w14:paraId="6E39FB29">
        <w:trPr>
          <w:cantSplit/>
        </w:trPr>
        <w:tc>
          <w:tcPr>
            <w:tcW w:w="7000" w:type="dxa"/>
            <w:tcBorders>
              <w:bottom w:val="single" w:sz="4" w:space="0" w:color="auto"/>
            </w:tcBorders>
          </w:tcPr>
          <w:p w14:paraId="6B46A7CF">
            <w:pPr>
              <w:pStyle w:val="DNVGL-TableText"/>
              <w:rPr>
                <w:ins w:id="210" w:author="Claude" w:date="2026-03-09T00:00:00Z"/>
              </w:rPr>
            </w:pPr>
            <w:ins w:id="211" w:author="Claude" w:date="2026-03-09T00:00:00Z">
              <w:r>
                <w:rPr>
                  <w:i/>
                  <w:iCs/>
                </w:rPr>
                <w:t>Optional addition: 3-to-4-day Site Visit to Aruba (cable routing engineer + substation expert)</w:t>
              </w:r>
            </w:ins>
          </w:p>
        </w:tc>
        <w:tc>
          <w:tcPr>
            <w:tcW w:w="2582" w:type="dxa"/>
            <w:tcBorders>
              <w:bottom w:val="single" w:sz="4" w:space="0" w:color="auto"/>
            </w:tcBorders>
            <w:tcMar>
              <w:right w:w="0" w:type="dxa"/>
            </w:tcMar>
          </w:tcPr>
          <w:p w14:paraId="1FCBDC01">
            <w:pPr>
              <w:pStyle w:val="DNVGL-TableText"/>
              <w:rPr>
                <w:ins w:id="212" w:author="Claude" w:date="2026-03-09T00:00:00Z"/>
              </w:rPr>
            </w:pPr>
            <w:ins w:id="213" w:author="Claude" w:date="2026-03-09T00:00:00Z">
              <w:r>
                <w:rPr>
                  <w:i/>
                  <w:iCs/>
                  <w:color w:val="FF0000"/>
                </w:rPr>
                <w:t>[TBD] + actuals travel</w:t>
              </w:r>
            </w:ins>
          </w:p>
        </w:tc>
      </w:tr>
    </w:tbl>
    <w:p w14:paraId="42B85D76" w14:textId="77777777" w:rsidR="00F37FE2" w:rsidRPr="00F37FE2" w:rsidRDefault="00F37FE2" w:rsidP="00814BAA">
      <w:pPr>
        <w:pStyle w:val="Heading2"/>
      </w:pPr>
      <w:bookmarkStart w:id="24" w:name="_Toc69300866"/>
      <w:r>
        <w:t>Rates and Expenses</w:t>
      </w:r>
      <w:bookmarkEnd w:id="24"/>
    </w:p>
    <w:sdt>
      <w:sdtPr>
        <w:id w:val="2032218661"/>
        <w:lock w:val="contentLocked"/>
        <w:placeholder>
          <w:docPart w:val="31B60DE38E904DEA96DE65ADB40957ED"/>
        </w:placeholder>
        <w:group/>
      </w:sdtPr>
      <w:sdtContent>
        <w:p w14:paraId="35E65AEC" w14:textId="77777777" w:rsidR="00F37FE2" w:rsidRPr="00F37FE2" w:rsidRDefault="00F37FE2" w:rsidP="00814BAA">
          <w:pPr>
            <w:pStyle w:val="DNVGL-Hidden"/>
          </w:pPr>
          <w:r>
            <w:t>Remember to specify all applicable costs, including e.g.:</w:t>
          </w:r>
        </w:p>
        <w:p w14:paraId="613AEE84" w14:textId="77777777" w:rsidR="00F37FE2" w:rsidRPr="00F37FE2" w:rsidRDefault="00F37FE2" w:rsidP="00814BAA">
          <w:pPr>
            <w:pStyle w:val="DNVGL-Hidden"/>
            <w:numPr>
              <w:ilvl w:val="0"/>
              <w:numId w:val="14"/>
            </w:numPr>
          </w:pPr>
          <w:r>
            <w:t>Hourly man-hour rates, by category, for work on T&amp;M basis, estimated total if required.</w:t>
          </w:r>
        </w:p>
        <w:p w14:paraId="2CDD358A" w14:textId="77777777" w:rsidR="00F37FE2" w:rsidRPr="00F37FE2" w:rsidRDefault="00F37FE2" w:rsidP="00814BAA">
          <w:pPr>
            <w:pStyle w:val="DNVGL-Hidden"/>
            <w:numPr>
              <w:ilvl w:val="0"/>
              <w:numId w:val="14"/>
            </w:numPr>
          </w:pPr>
          <w:r>
            <w:t>Hourly man-hour rates, by category, for variations to work on lump sum basis.</w:t>
          </w:r>
        </w:p>
        <w:p w14:paraId="3D5BC513" w14:textId="77777777" w:rsidR="00F37FE2" w:rsidRPr="00F37FE2" w:rsidRDefault="00F37FE2" w:rsidP="00814BAA">
          <w:pPr>
            <w:pStyle w:val="DNVGL-Hidden"/>
            <w:numPr>
              <w:ilvl w:val="0"/>
              <w:numId w:val="14"/>
            </w:numPr>
          </w:pPr>
          <w:r>
            <w:t>Hourly man-hour rates, by category, for overtime work, or work outside normal working hours, requested by customer. This is applicable also for work on lump sum basis.</w:t>
          </w:r>
        </w:p>
        <w:p w14:paraId="04A450DC" w14:textId="77777777" w:rsidR="00F37FE2" w:rsidRPr="00F37FE2" w:rsidRDefault="00F37FE2" w:rsidP="00814BAA">
          <w:pPr>
            <w:pStyle w:val="DNVGL-Hidden"/>
            <w:numPr>
              <w:ilvl w:val="0"/>
              <w:numId w:val="14"/>
            </w:numPr>
          </w:pPr>
          <w:r>
            <w:t>Travel cost/allowances and travel time (lump sums/at cost/at cost plus).</w:t>
          </w:r>
        </w:p>
        <w:p w14:paraId="2EBEAB11" w14:textId="77777777" w:rsidR="00F37FE2" w:rsidRPr="00F37FE2" w:rsidRDefault="00F37FE2" w:rsidP="00814BAA">
          <w:pPr>
            <w:pStyle w:val="DNVGL-Hidden"/>
            <w:numPr>
              <w:ilvl w:val="0"/>
              <w:numId w:val="14"/>
            </w:numPr>
          </w:pPr>
          <w:r>
            <w:t>Licence fees (lump sums or unit costs).</w:t>
          </w:r>
        </w:p>
        <w:p w14:paraId="63B565EB" w14:textId="77777777" w:rsidR="00F37FE2" w:rsidRPr="00F37FE2" w:rsidRDefault="00F37FE2" w:rsidP="00814BAA">
          <w:pPr>
            <w:pStyle w:val="DNVGL-Hidden"/>
            <w:numPr>
              <w:ilvl w:val="0"/>
              <w:numId w:val="14"/>
            </w:numPr>
          </w:pPr>
          <w:r>
            <w:t>Laboratory costs (lump sums or unit costs).</w:t>
          </w:r>
        </w:p>
        <w:p w14:paraId="4113D1CC" w14:textId="77777777" w:rsidR="00F37FE2" w:rsidRPr="00F37FE2" w:rsidRDefault="00F37FE2" w:rsidP="00814BAA">
          <w:pPr>
            <w:pStyle w:val="DNVGL-Hidden"/>
            <w:numPr>
              <w:ilvl w:val="0"/>
              <w:numId w:val="14"/>
            </w:numPr>
          </w:pPr>
          <w:r>
            <w:t>Equipment.</w:t>
          </w:r>
        </w:p>
        <w:p w14:paraId="30644864" w14:textId="77777777" w:rsidR="00F37FE2" w:rsidRPr="00F37FE2" w:rsidRDefault="00F37FE2" w:rsidP="00814BAA">
          <w:pPr>
            <w:pStyle w:val="DNVGL-Hidden"/>
            <w:numPr>
              <w:ilvl w:val="0"/>
              <w:numId w:val="14"/>
            </w:numPr>
          </w:pPr>
          <w:r>
            <w:t>Offshore or relocation charges.</w:t>
          </w:r>
        </w:p>
        <w:p w14:paraId="1239F089" w14:textId="6C4D2B96" w:rsidR="00F37FE2" w:rsidRPr="00F37FE2" w:rsidRDefault="00F37FE2" w:rsidP="00814BAA">
          <w:pPr>
            <w:pStyle w:val="DNVGL-Hidden"/>
            <w:numPr>
              <w:ilvl w:val="0"/>
              <w:numId w:val="14"/>
            </w:numPr>
          </w:pPr>
          <w:r>
            <w:t xml:space="preserve">Validity of rates and prices and reference to </w:t>
            <w:fldChar w:fldCharType="begin"/>
            <w:instrText xml:space="preserve"> REF _Ref522793790 \r \h </w:instrText>
            <w:fldChar w:fldCharType="separate"/>
            <w:t>5.5</w:t>
            <w:fldChar w:fldCharType="end"/>
            <w:t>.</w:t>
          </w:r>
        </w:p>
      </w:sdtContent>
    </w:sdt>
    <w:p w14:paraId="7A742A69" w14:textId="77777777" w:rsidR="002A20DF" w:rsidRPr="002A20DF" w:rsidRDefault="002A20DF" w:rsidP="002A20DF">
      <w:pPr>
        <w:pStyle w:val="BodyText"/>
      </w:pPr>
      <w:r>
        <w:t xml:space="preserve">Travel and lodging expenses will be charged at actual costs and travel by car will be reimbursed at </w:t>
      </w:r>
      <w:r>
        <w:rPr>
          <w:color w:val="FF0000"/>
        </w:rPr>
        <w:t xml:space="preserve">0.35 EUR/km, </w:t>
      </w:r>
      <w:r>
        <w:t>excluding VAT.</w:t>
      </w:r>
    </w:p>
    <w:p w14:paraId="0908938A" w14:textId="77777777" w:rsidR="00F37FE2" w:rsidRPr="00F37FE2" w:rsidRDefault="00F37FE2" w:rsidP="00814BAA">
      <w:pPr>
        <w:pStyle w:val="Heading2"/>
      </w:pPr>
      <w:bookmarkStart w:id="25" w:name="_Toc69300867"/>
      <w:r>
        <w:t>Budget</w:t>
      </w:r>
      <w:bookmarkEnd w:id="25"/>
    </w:p>
    <w:sdt>
      <w:sdtPr>
        <w:id w:val="-610900329"/>
        <w:lock w:val="contentLocked"/>
        <w:placeholder>
          <w:docPart w:val="828DDAD25B144969BE94029BA4DD56CE"/>
        </w:placeholder>
        <w:group/>
      </w:sdtPr>
      <w:sdtContent>
        <w:p w14:paraId="2910C58A" w14:textId="77777777" w:rsidR="00F37FE2" w:rsidRPr="00F37FE2" w:rsidRDefault="00F37FE2" w:rsidP="00814BAA">
          <w:pPr>
            <w:pStyle w:val="DNVGL-Hidden"/>
          </w:pPr>
          <w:r>
            <w:t>For project work on T&amp;M basis there shall normally be a budget, budget summary or estimate. Avoid this being a compensation limit.</w:t>
          </w:r>
        </w:p>
      </w:sdtContent>
    </w:sdt>
    <w:p w14:paraId="0376FFA6" w14:textId="77777777" w:rsidR="00F37FE2" w:rsidRPr="00F37FE2" w:rsidRDefault="00F37FE2" w:rsidP="00814BAA">
      <w:pPr>
        <w:pStyle w:val="Heading2"/>
      </w:pPr>
      <w:bookmarkStart w:id="26" w:name="_Toc381193825"/>
      <w:bookmarkStart w:id="27" w:name="_Ref522793790"/>
      <w:bookmarkStart w:id="28" w:name="_Toc69300868"/>
      <w:r>
        <w:t>Adjustment of lump sums, rates and unit costs</w:t>
      </w:r>
      <w:bookmarkEnd w:id="26"/>
      <w:bookmarkEnd w:id="27"/>
      <w:bookmarkEnd w:id="28"/>
    </w:p>
    <w:sdt>
      <w:sdtPr>
        <w:id w:val="-1733150417"/>
        <w:lock w:val="contentLocked"/>
        <w:placeholder>
          <w:docPart w:val="9533D1B2D1574FB4AAA3E538F454A480"/>
        </w:placeholder>
        <w:group/>
      </w:sdtPr>
      <w:sdtContent>
        <w:p w14:paraId="073A45D8" w14:textId="77777777" w:rsidR="00F37FE2" w:rsidRPr="00F37FE2" w:rsidRDefault="00F37FE2" w:rsidP="00814BAA">
          <w:pPr>
            <w:pStyle w:val="DNVGL-Hidden"/>
          </w:pPr>
          <w:r>
            <w:t>Specify validity of rates and prices.</w:t>
          </w:r>
        </w:p>
        <w:p w14:paraId="61962E55" w14:textId="77777777" w:rsidR="00F37FE2" w:rsidRPr="00F37FE2" w:rsidRDefault="00F37FE2" w:rsidP="00814BAA">
          <w:pPr>
            <w:pStyle w:val="DNVGL-Hidden"/>
          </w:pPr>
          <w:r>
            <w:t>Include an adjustment clause and formula as applicable</w:t>
          </w:r>
        </w:p>
        <w:p w14:paraId="597C5BED" w14:textId="77777777" w:rsidR="00F37FE2" w:rsidRPr="00F37FE2" w:rsidRDefault="00F37FE2" w:rsidP="00814BAA">
          <w:pPr>
            <w:pStyle w:val="DNVGL-Hidden"/>
          </w:pPr>
          <w:r>
            <w:t>Also lump sums, or portions of lump sums, should be subject to adjustments if delayed beyond the validity date due to causes outside DNV control.</w:t>
          </w:r>
        </w:p>
      </w:sdtContent>
    </w:sdt>
    <w:p w14:paraId="12DF8644" w14:textId="77777777" w:rsidR="00F37FE2" w:rsidRPr="00F37FE2" w:rsidRDefault="00F37FE2" w:rsidP="00814BAA">
      <w:pPr>
        <w:pStyle w:val="BodyText"/>
      </w:pPr>
      <w:r>
        <w:t xml:space="preserve">All lump sums, rates, unit costs etc. quoted above are valid till </w:t>
      </w:r>
      <w:del w:id="187" w:author="Claude" w:date="2026-03-09T00:00:00Z">
        <w:r>
          <w:delText>&lt;date&gt;</w:delText>
        </w:r>
      </w:del>
      <w:ins w:id="188" w:author="Claude" w:date="2026-03-09T00:00:00Z">
        <w:r>
          <w:t>June 9, 2026</w:t>
        </w:r>
      </w:ins>
      <w:r>
        <w:t>.</w:t>
      </w:r>
    </w:p>
    <w:p w14:paraId="242E9926" w14:textId="77777777" w:rsidR="00F37FE2" w:rsidRPr="00F37FE2" w:rsidRDefault="00F37FE2" w:rsidP="00814BAA">
      <w:pPr>
        <w:pStyle w:val="BodyText"/>
      </w:pPr>
      <w:r>
        <w:t>Thereafter escalation shall apply as follows:</w:t>
      </w:r>
    </w:p>
    <w:p w14:paraId="2637C0D3" w14:textId="77777777" w:rsidR="00F37FE2" w:rsidRPr="00F37FE2" w:rsidRDefault="00F37FE2" w:rsidP="00814BAA">
      <w:pPr>
        <w:pStyle w:val="Heading2"/>
      </w:pPr>
      <w:bookmarkStart w:id="29" w:name="_Toc69300869"/>
      <w:r>
        <w:lastRenderedPageBreak/>
        <w:t>Invoicing and Payment</w:t>
      </w:r>
      <w:bookmarkEnd w:id="29"/>
    </w:p>
    <w:sdt>
      <w:sdtPr>
        <w:id w:val="-1476908843"/>
        <w:lock w:val="contentLocked"/>
        <w:placeholder>
          <w:docPart w:val="EEA1ED1E95CF4576A362B2E50724A083"/>
        </w:placeholder>
        <w:group/>
      </w:sdtPr>
      <w:sdtContent>
        <w:p w14:paraId="43ED295B" w14:textId="77777777" w:rsidR="00F37FE2" w:rsidRPr="00F37FE2" w:rsidRDefault="00F37FE2" w:rsidP="00814BAA">
          <w:pPr>
            <w:pStyle w:val="DNVGL-Hidden"/>
          </w:pPr>
          <w:r>
            <w:t>Use one or a combination of the following alternatives. Lump sums and e.g. travel time/costs may be invoiced according to different formats.</w:t>
          </w:r>
        </w:p>
        <w:p w14:paraId="7C586591" w14:textId="77777777" w:rsidR="00F37FE2" w:rsidRPr="00F37FE2" w:rsidRDefault="00F37FE2" w:rsidP="00814BAA">
          <w:pPr>
            <w:pStyle w:val="DNVGL-Hidden"/>
          </w:pPr>
        </w:p>
        <w:p w14:paraId="663D5FE3" w14:textId="77777777" w:rsidR="00F37FE2" w:rsidRPr="00F37FE2" w:rsidRDefault="00F37FE2" w:rsidP="00814BAA">
          <w:pPr>
            <w:pStyle w:val="DNVGL-Hidden"/>
          </w:pPr>
          <w:r>
            <w:t>A: If monthly reimbursable:</w:t>
          </w:r>
        </w:p>
      </w:sdtContent>
    </w:sdt>
    <w:p w14:paraId="5B947D2D" w14:textId="77777777" w:rsidR="00F37FE2" w:rsidRPr="00F37FE2" w:rsidRDefault="00F37FE2" w:rsidP="00814BAA">
      <w:pPr>
        <w:pStyle w:val="BodyText"/>
      </w:pPr>
      <w:r>
        <w:t>Invoicing will be on a monthly reimbursable basis according to hours worked in the previous period.</w:t>
      </w:r>
    </w:p>
    <w:sdt>
      <w:sdtPr>
        <w:id w:val="-878161212"/>
        <w:lock w:val="contentLocked"/>
        <w:placeholder>
          <w:docPart w:val="B27F66C0C5404532B0C3BC96C9730719"/>
        </w:placeholder>
        <w:group/>
      </w:sdtPr>
      <w:sdtContent>
        <w:p w14:paraId="6A930EE5" w14:textId="77777777" w:rsidR="00F37FE2" w:rsidRPr="00F37FE2" w:rsidRDefault="00F37FE2" w:rsidP="00814BAA">
          <w:pPr>
            <w:pStyle w:val="DNVGL-Hidden"/>
          </w:pPr>
          <w:r>
            <w:t>B: Propose a payment plan for lump sum payment projects based on progress.</w:t>
          </w:r>
        </w:p>
      </w:sdtContent>
    </w:sdt>
    <w:p w14:paraId="26AF6872" w14:textId="77777777" w:rsidR="00F37FE2" w:rsidRPr="00F37FE2" w:rsidRDefault="00F37FE2" w:rsidP="00814BAA">
      <w:pPr>
        <w:pStyle w:val="BodyText"/>
      </w:pPr>
      <w:r>
        <w:t>Invoicing will be on a monthly basis according to estimated project progress.</w:t>
      </w:r>
    </w:p>
    <w:sdt>
      <w:sdtPr>
        <w:id w:val="561144138"/>
        <w:lock w:val="contentLocked"/>
        <w:placeholder>
          <w:docPart w:val="EDACEA79EC04416495D1EAF6EE557A5E"/>
        </w:placeholder>
        <w:group/>
      </w:sdtPr>
      <w:sdtContent>
        <w:p w14:paraId="32469D8E" w14:textId="77777777" w:rsidR="00F37FE2" w:rsidRPr="00F37FE2" w:rsidRDefault="00F37FE2" w:rsidP="00814BAA">
          <w:pPr>
            <w:pStyle w:val="DNVGL-Hidden"/>
          </w:pPr>
          <w:r>
            <w:t>C: Propose a payment plan for payment milestones linked to the lump sum payment. The below shows milestone examples. DNV shall reserve the right to convert the payment plan into alternative B in the case of project suspension or delays of e.g. 4 months duration if due to causes outside DNV control.</w:t>
          </w:r>
        </w:p>
      </w:sdtContent>
    </w:sdt>
    <w:p w14:paraId="5A1716A5" w14:textId="77777777" w:rsidR="00F37FE2" w:rsidRPr="00F37FE2" w:rsidRDefault="00F37FE2" w:rsidP="00814BAA">
      <w:pPr>
        <w:pStyle w:val="BodyText"/>
      </w:pPr>
      <w:r>
        <w:t>Invoicing will be according to the following milestones:</w:t>
      </w:r>
    </w:p>
    <w:p w14:paraId="42CC8B69" w14:textId="77777777" w:rsidR="00F37FE2" w:rsidRPr="00F37FE2" w:rsidRDefault="00F37FE2" w:rsidP="00814BAA">
      <w:pPr>
        <w:pStyle w:val="BodyText"/>
        <w:numPr>
          <w:ilvl w:val="0"/>
          <w:numId w:val="15"/>
        </w:numPr>
      </w:pPr>
      <w:del w:id="215" w:author="Claude" w:date="2026-03-09T00:00:00Z">
        <w:r>
          <w:delText>25% at signing of contract</w:delText>
        </w:r>
      </w:del>
      <w:ins w:id="216" w:author="Claude" w:date="2026-03-09T00:00:00Z">
        <w:r>
          <w:t>30% advance payment at signing of contract</w:t>
        </w:r>
      </w:ins>
    </w:p>
    <w:p w14:paraId="3C0D2252" w14:textId="77777777" w:rsidR="00F37FE2" w:rsidRPr="00F37FE2" w:rsidRDefault="00F37FE2" w:rsidP="00814BAA">
      <w:pPr>
        <w:pStyle w:val="BodyText"/>
        <w:numPr>
          <w:ilvl w:val="0"/>
          <w:numId w:val="15"/>
        </w:numPr>
      </w:pPr>
      <w:del w:id="221" w:author="Claude" w:date="2026-03-09T00:00:00Z">
        <w:r>
          <w:delText>15% at delivery of …</w:delText>
        </w:r>
      </w:del>
      <w:ins w:id="222" w:author="Claude" w:date="2026-03-09T00:00:00Z">
        <w:r>
          <w:t>60% at delivery of Draft Technical Feasibility Report (Week 8)</w:t>
        </w:r>
      </w:ins>
    </w:p>
    <w:p w14:paraId="5EEA8232" w14:textId="0301F77A" w:rsidR="00F37FE2" w:rsidRPr="00F37FE2" w:rsidRDefault="00F37FE2" w:rsidP="00814BAA">
      <w:pPr>
        <w:pStyle w:val="BodyText"/>
        <w:numPr>
          <w:ilvl w:val="0"/>
          <w:numId w:val="15"/>
        </w:numPr>
      </w:pPr>
      <w:del w:id="219" w:author="Claude" w:date="2026-03-09T00:00:00Z">
        <w:r>
          <w:delText>20% after first project year</w:delText>
        </w:r>
      </w:del>
      <w:ins w:id="220" w:author="Claude" w:date="2026-03-09T00:00:00Z">
        <w:r>
          <w:t>10% upon project completion (Delivery of Final Pre-Engineering Scope and CAPEX estimate)</w:t>
        </w:r>
      </w:ins>
    </w:p>
    <w:p w14:paraId="7E2A7C21" w14:textId="77777777" w:rsidR="00DD2E4E" w:rsidRDefault="00392933" w:rsidP="00DD2E4E">
      <w:pPr>
        <w:pStyle w:val="BodyText"/>
        <w:numPr>
          <w:ilvl w:val="0"/>
          <w:numId w:val="15"/>
        </w:numPr>
      </w:pPr>
      <w:del w:id="223" w:author="Claude" w:date="2026-03-09T00:00:00Z">
        <w:r>
          <w:delText xml:space="preserve">20%      </w:delText>
        </w:r>
      </w:del>
    </w:p>
    <w:p w14:paraId="45C0E4A2" w14:textId="0C75D4E4" w:rsidR="00F37FE2" w:rsidRDefault="00F37FE2" w:rsidP="00814BAA">
      <w:pPr>
        <w:pStyle w:val="BodyText"/>
        <w:numPr>
          <w:ilvl w:val="0"/>
          <w:numId w:val="15"/>
        </w:numPr>
      </w:pPr>
      <w:del w:id="224" w:author="Claude" w:date="2026-03-09T00:00:00Z">
        <w:r>
          <w:delText>20% at project completion</w:delText>
        </w:r>
      </w:del>
    </w:p>
    <w:p w14:paraId="7835D5F3" w14:textId="77777777" w:rsidR="00A2701C" w:rsidRPr="00A2701C" w:rsidRDefault="00A2701C" w:rsidP="00F75AA1">
      <w:pPr>
        <w:pStyle w:val="BodyText"/>
        <w:rPr>
          <w:color w:val="FF0000"/>
        </w:rPr>
      </w:pPr>
      <w:del w:id="225" w:author="Claude" w:date="2026-03-09T00:00:00Z">
        <w:r>
          <w:rPr>
            <w:color w:val="FF0000"/>
          </w:rPr>
          <w:delText>Make a choice</w:delText>
        </w:r>
      </w:del>
    </w:p>
    <w:p w14:paraId="25A22DCE" w14:textId="40076EE3" w:rsidR="00F75AA1" w:rsidRPr="00F75AA1" w:rsidRDefault="00F75AA1" w:rsidP="00F75AA1">
      <w:pPr>
        <w:pStyle w:val="BodyText"/>
      </w:pPr>
      <w:del w:id="226" w:author="Claude" w:date="2026-03-09T00:00:00Z">
        <w:r>
          <w:delText>Invoicing will be as follows: 30% advance payment, 60% to be incurred to specified deliverables (specified in detail as mentioned in chapter 2.2) and 10% upon completion.</w:delText>
        </w:r>
      </w:del>
      <w:ins w:id="227" w:author="Claude" w:date="2026-03-09T00:00:00Z">
        <w:r>
          <w:t>Invoicing will be as follows: 30% advance payment at contract signing; 60% at delivery of Draft Technical Feasibility Report (Week 8); 10% upon project completion and delivery of final Pre-Engineering Scope.</w:t>
        </w:r>
      </w:ins>
    </w:p>
    <w:sdt>
      <w:sdtPr>
        <w:id w:val="1809667277"/>
        <w:lock w:val="contentLocked"/>
        <w:placeholder>
          <w:docPart w:val="2CD9F1DF548F434F9A94B4ADF0F6A81C"/>
        </w:placeholder>
        <w:group/>
      </w:sdtPr>
      <w:sdtContent>
        <w:p w14:paraId="43C9941D" w14:textId="77777777" w:rsidR="00F37FE2" w:rsidRPr="00F37FE2" w:rsidRDefault="00F37FE2" w:rsidP="00814BAA">
          <w:pPr>
            <w:pStyle w:val="DNVGL-Hidden"/>
          </w:pPr>
          <w:r>
            <w:t>Specify payment conditions.</w:t>
          </w:r>
        </w:p>
      </w:sdtContent>
    </w:sdt>
    <w:p w14:paraId="2743F7A6" w14:textId="77777777" w:rsidR="00F37FE2" w:rsidRPr="00F37FE2" w:rsidRDefault="00F37FE2" w:rsidP="00814BAA">
      <w:pPr>
        <w:pStyle w:val="BodyText"/>
      </w:pPr>
      <w:r>
        <w:t>Payment shall be within 30 days of the invoice date.</w:t>
      </w:r>
    </w:p>
    <w:sdt>
      <w:sdtPr>
        <w:id w:val="1115331112"/>
        <w:lock w:val="contentLocked"/>
        <w:placeholder>
          <w:docPart w:val="1F61B410AC604BDF85B242CED41CA6E0"/>
        </w:placeholder>
        <w:group/>
      </w:sdtPr>
      <w:sdtContent>
        <w:p w14:paraId="75807058" w14:textId="77777777" w:rsidR="00F37FE2" w:rsidRPr="00F37FE2" w:rsidRDefault="00F37FE2" w:rsidP="00814BAA">
          <w:pPr>
            <w:pStyle w:val="DNVGL-Hidden"/>
          </w:pPr>
          <w:r>
            <w:t>Specify late payment penalty interest conditions, either explicitly or by reference to the applicable contract terms and conditions if included there.</w:t>
          </w:r>
        </w:p>
      </w:sdtContent>
    </w:sdt>
    <w:p w14:paraId="5B62E664" w14:textId="77777777" w:rsidR="00F37FE2" w:rsidRPr="00F37FE2" w:rsidRDefault="00F37FE2" w:rsidP="00814BAA">
      <w:pPr>
        <w:pStyle w:val="BodyText"/>
      </w:pPr>
    </w:p>
    <w:p w14:paraId="7C2D5F12" w14:textId="77777777" w:rsidR="00F37FE2" w:rsidRPr="00F37FE2" w:rsidRDefault="00F37FE2" w:rsidP="00814BAA">
      <w:pPr>
        <w:pStyle w:val="BodyText"/>
      </w:pPr>
    </w:p>
    <w:p w14:paraId="73A52016" w14:textId="77777777" w:rsidR="00F37FE2" w:rsidRPr="00F37FE2" w:rsidRDefault="00F37FE2" w:rsidP="00814BAA">
      <w:pPr>
        <w:spacing w:after="200" w:line="276" w:lineRule="auto"/>
      </w:pPr>
      <w:r>
        <w:br w:type="page"/>
      </w:r>
    </w:p>
    <w:p w14:paraId="20CCD139" w14:textId="77777777" w:rsidR="00F37FE2" w:rsidRPr="00F37FE2" w:rsidRDefault="00F37FE2" w:rsidP="00814BAA">
      <w:pPr>
        <w:pStyle w:val="Heading1"/>
      </w:pPr>
      <w:bookmarkStart w:id="30" w:name="_Toc69300870"/>
      <w:r>
        <w:lastRenderedPageBreak/>
        <w:t>Project organisation</w:t>
      </w:r>
      <w:bookmarkEnd w:id="30"/>
    </w:p>
    <w:p w14:paraId="6C833A77" w14:textId="06842132" w:rsidR="00F37FE2" w:rsidRPr="00F37FE2" w:rsidRDefault="00F37FE2" w:rsidP="00814BAA">
      <w:pPr>
        <w:pStyle w:val="Heading2"/>
      </w:pPr>
      <w:bookmarkStart w:id="31" w:name="_Toc69300871"/>
      <w:r>
        <w:t>Organigram</w:t>
      </w:r>
      <w:bookmarkEnd w:id="31"/>
    </w:p>
    <w:p w14:paraId="0166E15E" w14:textId="77777777" w:rsidR="00F37FE2" w:rsidRPr="00F37FE2" w:rsidRDefault="00F37FE2" w:rsidP="00814BAA">
      <w:pPr>
        <w:pStyle w:val="BodyText"/>
      </w:pPr>
      <w:r>
        <w:t>DNV is pleased to present a team of well qualified and experienced engineers for this project.</w:t>
      </w:r>
    </w:p>
    <w:sdt>
      <w:sdtPr>
        <w:id w:val="820006514"/>
        <w:lock w:val="contentLocked"/>
        <w:placeholder>
          <w:docPart w:val="FE5DE82AC55743BD8B853FDA3AA17026"/>
        </w:placeholder>
        <w:group/>
      </w:sdtPr>
      <w:sdtContent>
        <w:p w14:paraId="62E0899F" w14:textId="77777777" w:rsidR="00F37FE2" w:rsidRPr="00F37FE2" w:rsidRDefault="00F37FE2" w:rsidP="00814BAA">
          <w:pPr>
            <w:pStyle w:val="DNVGL-Hidden"/>
          </w:pPr>
          <w:r>
            <w:t>Edit the organigram as appropriate:</w:t>
          </w:r>
        </w:p>
      </w:sdtContent>
    </w:sdt>
    <w:p w14:paraId="5B0C74A0" w14:textId="77777777" w:rsidR="00F37FE2" w:rsidRPr="00F37FE2" w:rsidRDefault="00F37FE2" w:rsidP="00814BAA">
      <w:pPr>
        <w:pStyle w:val="BodyText"/>
      </w:pPr>
    </w:p>
    <w:p w14:paraId="07E2F798" w14:textId="77777777" w:rsidR="00F37FE2" w:rsidRPr="00F37FE2" w:rsidRDefault="00F37FE2" w:rsidP="00814BAA">
      <w:pPr>
        <w:pStyle w:val="BodyText"/>
      </w:pPr>
      <w:r>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941310D" w14:textId="77777777" w:rsidR="00F37FE2" w:rsidRPr="00F37FE2" w:rsidRDefault="00F37FE2" w:rsidP="00814BAA">
      <w:pPr>
        <w:pStyle w:val="Heading2"/>
      </w:pPr>
      <w:bookmarkStart w:id="32" w:name="_Toc69300872"/>
      <w:r>
        <w:t>Key Personnel</w:t>
      </w:r>
      <w:bookmarkEnd w:id="32"/>
    </w:p>
    <w:sdt>
      <w:sdtPr>
        <w:id w:val="-1384555856"/>
        <w:lock w:val="contentLocked"/>
        <w:placeholder>
          <w:docPart w:val="EE5591689DDE4C1596213F175E31541C"/>
        </w:placeholder>
        <w:group/>
      </w:sdtPr>
      <w:sdtContent>
        <w:p w14:paraId="4503875B" w14:textId="77777777" w:rsidR="00F37FE2" w:rsidRPr="00F37FE2" w:rsidRDefault="00F37FE2" w:rsidP="00814BAA">
          <w:pPr>
            <w:pStyle w:val="DNVGL-Hidden"/>
          </w:pPr>
          <w:r>
            <w:t>The tables below may be expanded to include a column Category, showing personnel categories according to either DNV definition customer’s definition, as applicable. This is relevant especially for T&amp;M type of compensation format, but may also be applicable for variations to lump sum compensation.</w:t>
          </w:r>
        </w:p>
      </w:sdtContent>
    </w:sdt>
    <w:p w14:paraId="336C7A69" w14:textId="571CDC62" w:rsidR="00F37FE2" w:rsidRPr="00F37FE2" w:rsidRDefault="00F37FE2" w:rsidP="00814BAA">
      <w:pPr>
        <w:pStyle w:val="BodyText"/>
      </w:pPr>
      <w:r>
        <w:t xml:space="preserve">This section gives a brief presentation of proposed project members. </w:t>
      </w:r>
    </w:p>
    <w:p w14:paraId="63A0EB81" w14:textId="77777777" w:rsidR="00F37FE2" w:rsidRPr="00F37FE2" w:rsidRDefault="00F37FE2" w:rsidP="00814BAA">
      <w:pPr>
        <w:pStyle w:val="BodyText"/>
      </w:pPr>
      <w:r>
        <w:t>The proposed key personnel for the project are listed in the table below.</w:t>
      </w:r>
    </w:p>
    <w:p w14:paraId="2F779A24" w14:textId="05933C9D" w:rsidR="00F37FE2" w:rsidRPr="00F37FE2" w:rsidRDefault="00F37FE2" w:rsidP="00814BAA">
      <w:pPr>
        <w:pStyle w:val="DNVGL-capTable"/>
        <w:rPr>
          <w:noProof/>
        </w:rPr>
      </w:pPr>
      <w:r>
        <w:rPr>
          <w:noProof/>
        </w:rPr>
        <w:t xml:space="preserve">Table </w:t>
      </w:r>
      <w:r>
        <w:fldChar w:fldCharType="begin"/>
        <w:instrText xml:space="preserve"> STYLEREF 1 \s </w:instrText>
        <w:fldChar w:fldCharType="separate"/>
      </w:r>
      <w:r>
        <w:rPr>
          <w:noProof/>
        </w:rPr>
        <w:t>6</w:t>
      </w:r>
      <w:r>
        <w:fldChar w:fldCharType="end"/>
      </w:r>
      <w:r>
        <w:rPr>
          <w:noProof/>
        </w:rPr>
        <w:noBreakHyphen/>
        <w:fldChar w:fldCharType="begin"/>
        <w:instrText xml:space="preserve"> SEQ Table \* ARABIC \s 1 </w:instrText>
        <w:fldChar w:fldCharType="separate"/>
        <w:t>1</w:t>
        <w:fldChar w:fldCharType="end"/>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del w:id="230" w:author="Claude" w:date="2026-03-09T00:00:00Z">
              <w:r>
                <w:rPr>
                  <w:noProof/>
                </w:rPr>
                <w:delText>NN</w:delText>
              </w:r>
            </w:del>
            <w:ins w:id="231" w:author="Claude" w:date="2026-03-09T00:00:00Z">
              <w:r>
                <w:rPr>
                  <w:noProof/>
                </w:rPr>
                <w:t>Sharon [Last Name]</w:t>
              </w:r>
            </w:ins>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ins w:id="232" w:author="Claude" w:date="2026-03-09T00:00:00Z">
              <w:r>
                <w:rPr>
                  <w:noProof/>
                </w:rPr>
                <w:t>16+ years of experience in power system planning, Grid Code compliance, and project management. Provides QA oversight for this project.</w:t>
              </w:r>
            </w:ins>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del w:id="234" w:author="Claude" w:date="2026-03-09T00:00:00Z">
              <w:r>
                <w:rPr>
                  <w:noProof/>
                </w:rPr>
                <w:delText>NN</w:delText>
              </w:r>
            </w:del>
            <w:ins w:id="235" w:author="Claude" w:date="2026-03-09T00:00:00Z">
              <w:r>
                <w:rPr>
                  <w:noProof/>
                </w:rPr>
                <w:t>Piet Schutte</w:t>
              </w:r>
            </w:ins>
          </w:p>
        </w:tc>
        <w:tc>
          <w:tcPr>
            <w:tcW w:w="3194" w:type="dxa"/>
          </w:tcPr>
          <w:p w14:paraId="0A5CDC8F" w14:textId="77777777" w:rsidR="00F37FE2" w:rsidRPr="00F37FE2" w:rsidRDefault="00F37FE2" w:rsidP="00814BAA">
            <w:pPr>
              <w:pStyle w:val="DNVGL-TableText"/>
              <w:keepNext w:val="0"/>
              <w:rPr>
                <w:noProof/>
              </w:rPr>
            </w:pPr>
            <w:r>
              <w:rPr>
                <w:noProof/>
              </w:rPr>
              <w:t>Project Manager</w:t>
            </w:r>
          </w:p>
        </w:tc>
        <w:tc>
          <w:tcPr>
            <w:tcW w:w="3194" w:type="dxa"/>
          </w:tcPr>
          <w:p w14:paraId="27860EED" w14:textId="77777777" w:rsidR="00F37FE2" w:rsidRPr="00F37FE2" w:rsidRDefault="00F37FE2" w:rsidP="00814BAA">
            <w:pPr>
              <w:pStyle w:val="DNVGL-TableText"/>
              <w:keepNext w:val="0"/>
              <w:rPr>
                <w:noProof/>
              </w:rPr>
            </w:pPr>
            <w:ins w:id="236" w:author="Claude" w:date="2026-03-09T00:00:00Z">
              <w:r>
                <w:rPr>
                  <w:noProof/>
                </w:rPr>
                <w:t>Electrical Engineer with extensive experience in TSO environments, offshore/onshore cable routing, and grid integration. Day-to-day project management and client interface for this engagement.</w:t>
              </w:r>
            </w:ins>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Pr>
          <w:noProof/>
        </w:rPr>
        <w:t xml:space="preserve">Table </w:t>
      </w:r>
      <w:r>
        <w:fldChar w:fldCharType="begin"/>
        <w:instrText xml:space="preserve"> STYLEREF 1 \s </w:instrText>
        <w:fldChar w:fldCharType="separate"/>
      </w:r>
      <w:r>
        <w:rPr>
          <w:noProof/>
        </w:rPr>
        <w:t>6</w:t>
      </w:r>
      <w:r>
        <w:fldChar w:fldCharType="end"/>
      </w:r>
      <w:r>
        <w:rPr>
          <w:noProof/>
        </w:rPr>
        <w:noBreakHyphen/>
        <w:fldChar w:fldCharType="begin"/>
        <w:instrText xml:space="preserve"> SEQ Table \* ARABIC \s 1 </w:instrText>
        <w:fldChar w:fldCharType="separate"/>
        <w:t>2</w:t>
        <w:fldChar w:fldCharType="end"/>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del w:id="240" w:author="Claude" w:date="2026-03-09T00:00:00Z">
              <w:r>
                <w:rPr>
                  <w:noProof/>
                </w:rPr>
                <w:delText>NN</w:delText>
              </w:r>
            </w:del>
            <w:ins w:id="241" w:author="Claude" w:date="2026-03-09T00:00:00Z">
              <w:r>
                <w:rPr>
                  <w:noProof/>
                </w:rPr>
                <w:t>Samik [Last Name]</w:t>
              </w:r>
            </w:ins>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ins w:id="242" w:author="Claude" w:date="2026-03-09T00:00:00Z">
              <w:r>
                <w:rPr>
                  <w:noProof/>
                </w:rPr>
                <w:t>Transformer Expert</w:t>
              </w:r>
            </w:ins>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ins w:id="243" w:author="Claude" w:date="2026-03-09T00:00:00Z">
              <w:r>
                <w:rPr>
                  <w:noProof/>
                </w:rPr>
                <w:t>Electrical Engineer specializing in power transformer design, specification review, and failure investigations. Leads transformer sizing and specification for this project.</w:t>
              </w:r>
            </w:ins>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del w:id="244" w:author="Claude" w:date="2026-03-09T00:00:00Z">
              <w:r>
                <w:rPr>
                  <w:noProof/>
                </w:rPr>
                <w:delText>NN</w:delText>
              </w:r>
            </w:del>
            <w:ins w:id="245" w:author="Claude" w:date="2026-03-09T00:00:00Z">
              <w:r>
                <w:rPr>
                  <w:noProof/>
                </w:rPr>
                <w:t>Andrew Perkin</w:t>
              </w:r>
            </w:ins>
          </w:p>
        </w:tc>
        <w:tc>
          <w:tcPr>
            <w:tcW w:w="3194" w:type="dxa"/>
          </w:tcPr>
          <w:p w14:paraId="6AC0FCBA" w14:textId="77777777" w:rsidR="00F37FE2" w:rsidRPr="00F37FE2" w:rsidRDefault="00F37FE2" w:rsidP="00814BAA">
            <w:pPr>
              <w:pStyle w:val="DNVGL-TableText"/>
              <w:keepNext w:val="0"/>
              <w:rPr>
                <w:noProof/>
              </w:rPr>
            </w:pPr>
            <w:ins w:id="246" w:author="Claude" w:date="2026-03-09T00:00:00Z">
              <w:r>
                <w:rPr>
                  <w:noProof/>
                </w:rPr>
                <w:t>Protection &amp; Control SME</w:t>
              </w:r>
            </w:ins>
          </w:p>
        </w:tc>
        <w:tc>
          <w:tcPr>
            <w:tcW w:w="3194" w:type="dxa"/>
          </w:tcPr>
          <w:p w14:paraId="08AC5AC5" w14:textId="77777777" w:rsidR="00F37FE2" w:rsidRPr="00F37FE2" w:rsidRDefault="00F37FE2" w:rsidP="00814BAA">
            <w:pPr>
              <w:pStyle w:val="DNVGL-TableText"/>
              <w:keepNext w:val="0"/>
              <w:rPr>
                <w:noProof/>
              </w:rPr>
            </w:pPr>
            <w:ins w:id="247" w:author="Claude" w:date="2026-03-09T00:00:00Z">
              <w:r>
                <w:rPr>
                  <w:noProof/>
                </w:rPr>
                <w:t>6+ years at DNV. Expert in substation automation, protection &amp; control, and integration within island grid environments. Defines P&amp;C requirements for the new GIS bays and OPC integration.</w:t>
              </w:r>
            </w:ins>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Pr>
          <w:noProof/>
        </w:rPr>
        <w:lastRenderedPageBreak/>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0BED8AE0" w14:textId="77777777" w:rsidR="00F37FE2" w:rsidRPr="00AC457E" w:rsidRDefault="00F37FE2" w:rsidP="00814BAA">
      <w:pPr>
        <w:pStyle w:val="Heading2"/>
        <w:rPr>
          <w:color w:val="FF0000"/>
        </w:rPr>
      </w:pPr>
      <w:bookmarkStart w:id="33" w:name="_Toc69300873"/>
      <w:r>
        <w:rPr>
          <w:color w:val="FF0000"/>
        </w:rPr>
        <w:t>Resource Pool</w:t>
      </w:r>
      <w:bookmarkEnd w:id="33"/>
    </w:p>
    <w:p w14:paraId="4093C200" w14:textId="77777777" w:rsidR="00452A2F" w:rsidRDefault="00452A2F" w:rsidP="00814BAA">
      <w:pPr>
        <w:pStyle w:val="BodyText"/>
        <w:rPr>
          <w:color w:val="FF0000"/>
        </w:rPr>
      </w:pPr>
      <w:r>
        <w:rPr>
          <w:color w:val="FF0000"/>
        </w:rPr>
        <w:t>(Remove if not used)</w:t>
      </w:r>
    </w:p>
    <w:p w14:paraId="32F56667" w14:textId="3D42A3D4" w:rsidR="00F37FE2" w:rsidRPr="00AC457E" w:rsidRDefault="00F37FE2" w:rsidP="00814BAA">
      <w:pPr>
        <w:pStyle w:val="BodyText"/>
        <w:rPr>
          <w:color w:val="FF0000"/>
        </w:rPr>
      </w:pPr>
      <w:r>
        <w:rPr>
          <w:color w:val="FF0000"/>
        </w:rPr>
        <w:t>The core project team will draw on resources from DNV’s large resource pool as required. This will ensure flexibility where urgent and additional work is required.</w:t>
      </w:r>
    </w:p>
    <w:p w14:paraId="0B664BA6" w14:textId="77777777" w:rsidR="00F37FE2" w:rsidRPr="00AC457E" w:rsidRDefault="00F37FE2" w:rsidP="00814BAA">
      <w:pPr>
        <w:pStyle w:val="BodyText"/>
        <w:rPr>
          <w:color w:val="FF0000"/>
        </w:rPr>
      </w:pPr>
      <w:r>
        <w:rPr>
          <w:color w:val="FF0000"/>
        </w:rPr>
        <w:t>DNV would like to emphasize that we have a large pool of highly qualified engineers/consultants/inspectors available within numerous disciplines. If needed due to changes in the schedule or scope of work, or to resolve additional customer challenges, a significant number of very experienced resources can be mobilized for the project.</w:t>
      </w:r>
    </w:p>
    <w:p w14:paraId="6E70C4B1" w14:textId="77777777" w:rsidR="00F37FE2" w:rsidRPr="00F37FE2" w:rsidRDefault="00F37FE2" w:rsidP="00814BAA">
      <w:pPr>
        <w:pStyle w:val="Heading2"/>
      </w:pPr>
      <w:bookmarkStart w:id="34" w:name="_Toc69300874"/>
      <w:r>
        <w:t>Contact Information</w:t>
      </w:r>
      <w:bookmarkEnd w:id="34"/>
    </w:p>
    <w:p w14:paraId="7736ACA3" w14:textId="77777777" w:rsidR="00F37FE2" w:rsidRPr="00F37FE2" w:rsidRDefault="00F37FE2" w:rsidP="00814BAA">
      <w:pPr>
        <w:pStyle w:val="BodyText"/>
      </w:pPr>
      <w:r>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t xml:space="preserve">Table </w:t>
        <w:fldChar w:fldCharType="begin"/>
        <w:instrText xml:space="preserve"> STYLEREF 1 \s </w:instrText>
        <w:fldChar w:fldCharType="separate"/>
      </w:r>
      <w:r>
        <w:rPr>
          <w:noProof/>
        </w:rPr>
        <w:t>6</w:t>
      </w:r>
      <w:r>
        <w:fldChar w:fldCharType="end"/>
        <w:noBreakHyphen/>
        <w:fldChar w:fldCharType="begin"/>
        <w:instrText xml:space="preserve"> SEQ Table \* ARABIC \s 1 </w:instrText>
        <w:fldChar w:fldCharType="separate"/>
      </w:r>
      <w:r>
        <w:rPr>
          <w:noProof/>
        </w:rPr>
        <w:t>3</w:t>
      </w:r>
      <w:r>
        <w:fldChar w:fldCharType="end"/>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1DB34A2" w14:textId="77777777" w:rsidR="00F37FE2" w:rsidRPr="00F37FE2" w:rsidRDefault="00F37FE2" w:rsidP="00814BAA">
      <w:pPr>
        <w:pStyle w:val="BodyText"/>
      </w:pPr>
    </w:p>
    <w:p w14:paraId="717EEFA2" w14:textId="77777777" w:rsidR="00F37FE2" w:rsidRPr="00F37FE2" w:rsidRDefault="00F37FE2" w:rsidP="00814BAA">
      <w:pPr>
        <w:pStyle w:val="BodyText"/>
      </w:pPr>
    </w:p>
    <w:p w14:paraId="2DBC1051" w14:textId="77777777" w:rsidR="00F37FE2" w:rsidRPr="00F37FE2" w:rsidRDefault="00F37FE2" w:rsidP="00814BAA">
      <w:pPr>
        <w:spacing w:after="200" w:line="276" w:lineRule="auto"/>
      </w:pPr>
      <w:r>
        <w:br w:type="page"/>
      </w:r>
    </w:p>
    <w:p w14:paraId="2485DFB0" w14:textId="77777777" w:rsidR="00F37FE2" w:rsidRPr="00F37FE2" w:rsidRDefault="00F37FE2" w:rsidP="00814BAA">
      <w:pPr>
        <w:pStyle w:val="Heading1"/>
      </w:pPr>
      <w:bookmarkStart w:id="35" w:name="_Ref522783933"/>
      <w:bookmarkStart w:id="36" w:name="_Toc69300875"/>
      <w:r>
        <w:lastRenderedPageBreak/>
        <w:t>Contractual</w:t>
      </w:r>
      <w:bookmarkEnd w:id="35"/>
      <w:bookmarkEnd w:id="36"/>
    </w:p>
    <w:p w14:paraId="3EE3172A" w14:textId="77777777" w:rsidR="00F37FE2" w:rsidRPr="00F37FE2" w:rsidRDefault="00F37FE2" w:rsidP="00814BAA">
      <w:pPr>
        <w:pStyle w:val="Heading2"/>
      </w:pPr>
      <w:bookmarkStart w:id="37" w:name="_Toc69300876"/>
      <w:r>
        <w:t>Contract basis - Terms and Conditions</w:t>
      </w:r>
      <w:bookmarkEnd w:id="37"/>
    </w:p>
    <w:sdt>
      <w:sdtPr>
        <w:id w:val="-1788724446"/>
        <w:lock w:val="contentLocked"/>
        <w:placeholder>
          <w:docPart w:val="E42EDE135E56475382E7AAC354068A50"/>
        </w:placeholder>
        <w:group/>
      </w:sdtPr>
      <w:sdtContent>
        <w:p w14:paraId="28FC70E3" w14:textId="77777777" w:rsidR="00F37FE2" w:rsidRPr="00F37FE2" w:rsidRDefault="00F37FE2" w:rsidP="00814BAA">
          <w:pPr>
            <w:pStyle w:val="DNVGL-Hidden"/>
          </w:pPr>
          <w:r>
            <w:t>Use one of the following alternatives, delete and edit as approporiate.</w:t>
          </w:r>
        </w:p>
        <w:p w14:paraId="77838B01" w14:textId="77777777" w:rsidR="00F37FE2" w:rsidRPr="00F37FE2" w:rsidRDefault="00F37FE2" w:rsidP="00814BAA">
          <w:pPr>
            <w:pStyle w:val="DNVGL-Hidden"/>
          </w:pPr>
        </w:p>
        <w:p w14:paraId="0C789DB4" w14:textId="77777777" w:rsidR="00F37FE2" w:rsidRPr="00F37FE2" w:rsidRDefault="00F37FE2" w:rsidP="00814BAA">
          <w:pPr>
            <w:pStyle w:val="DNVGL-Hidden"/>
          </w:pPr>
          <w:r>
            <w:t>A: The customer has not proposed terms and conditions. NB! Remember to check that the correct short form agreement is proposed for the services DNV are offering, see DMSG-10-7-A0 List of Corporate Standard Contracts for Different Services.</w:t>
          </w:r>
        </w:p>
      </w:sdtContent>
    </w:sdt>
    <w:p w14:paraId="0A46AB15" w14:textId="0F9B9B22" w:rsidR="00F37FE2" w:rsidRPr="00F37FE2" w:rsidRDefault="00F37FE2" w:rsidP="00814BAA">
      <w:pPr>
        <w:pStyle w:val="BodyText"/>
      </w:pPr>
      <w:r>
        <w:t xml:space="preserve">DNV has issued the present proposal based on the assumption that the “DNV - General Terms and Conditions Advisory Services Energy Systems shall form the contractual basis for this project. The Terms and Conditions are exhibited in </w:t>
        <w:fldChar w:fldCharType="begin"/>
        <w:instrText xml:space="preserve"> REF Appendix_1 \h </w:instrText>
        <w:fldChar w:fldCharType="separate"/>
        <w:t xml:space="preserve">Appendix </w:t>
      </w:r>
      <w:r>
        <w:rPr>
          <w:noProof/>
        </w:rPr>
        <w:t>A</w:t>
      </w:r>
      <w:r>
        <w:fldChar w:fldCharType="end"/>
        <w:t>.</w:t>
      </w:r>
    </w:p>
    <w:sdt>
      <w:sdtPr>
        <w:id w:val="-330365803"/>
        <w:lock w:val="contentLocked"/>
        <w:placeholder>
          <w:docPart w:val="23D82732C6844E6DB1540D78C84909E1"/>
        </w:placeholder>
        <w:group/>
      </w:sdtPr>
      <w:sdtContent>
        <w:p w14:paraId="541DE9F1" w14:textId="12010063" w:rsidR="00F37FE2" w:rsidRPr="00F37FE2" w:rsidRDefault="00F37FE2" w:rsidP="00814BAA">
          <w:pPr>
            <w:pStyle w:val="DNVGL-Hidden"/>
          </w:pPr>
          <w:r>
            <w:t xml:space="preserve">B:  Customer has provided draft contract.  NB! In this case, remember to remove </w:t>
            <w:fldChar w:fldCharType="begin"/>
            <w:instrText xml:space="preserve"> REF Appendix_1 \h </w:instrText>
            <w:fldChar w:fldCharType="separate"/>
            <w:t>Appendix A</w:t>
            <w:fldChar w:fldCharType="end"/>
            <w:t>. All “must-have” items from the legal review shall be included. In general all “nice-to-have” items should also be included, unless there are significant commercial reasons for not doing so. The qualifications and comments may be presented in e.g. tabular form, however, without the categorisation offered by the legal reviewer.</w:t>
          </w:r>
        </w:p>
      </w:sdtContent>
    </w:sdt>
    <w:p w14:paraId="1AA4ADED" w14:textId="77777777" w:rsidR="00F37FE2" w:rsidRPr="00F37FE2" w:rsidRDefault="00F37FE2" w:rsidP="00814BAA">
      <w:pPr>
        <w:pStyle w:val="BodyText"/>
      </w:pPr>
      <w:r>
        <w:t>We have reviewed the proposed terms and conditions and state the following qualifications and/or comments:</w:t>
      </w:r>
    </w:p>
    <w:sdt>
      <w:sdtPr>
        <w:id w:val="113412150"/>
        <w:lock w:val="contentLocked"/>
        <w:placeholder>
          <w:docPart w:val="D07602C9D9F64234A47D729FA71C5C81"/>
        </w:placeholder>
        <w:group/>
      </w:sdtPr>
      <w:sdtContent>
        <w:p w14:paraId="3AB11BBD" w14:textId="2E1D9847" w:rsidR="00F37FE2" w:rsidRPr="00F37FE2" w:rsidRDefault="00F37FE2" w:rsidP="00814BAA">
          <w:pPr>
            <w:pStyle w:val="DNVGL-Hidden"/>
          </w:pPr>
          <w:r>
            <w:t xml:space="preserve">C:  Proposal under a valid frame agreement.  NB! In this case, remember to remove </w:t>
            <w:fldChar w:fldCharType="begin"/>
            <w:instrText xml:space="preserve"> REF Appendix_1 \h </w:instrText>
            <w:fldChar w:fldCharType="separate"/>
            <w:t>Appendix A</w:t>
            <w:fldChar w:fldCharType="end"/>
            <w:t>. Any proposed deviations from the frame agreement must be stated.</w:t>
          </w:r>
        </w:p>
      </w:sdtContent>
    </w:sdt>
    <w:p w14:paraId="3781F5CE" w14:textId="77777777" w:rsidR="00F37FE2" w:rsidRPr="00F37FE2" w:rsidRDefault="00F37FE2" w:rsidP="00814BAA">
      <w:pPr>
        <w:pStyle w:val="BodyText"/>
      </w:pPr>
      <w:r>
        <w:t xml:space="preserve">We propose that the work is performed under the existing Frame Agreement No. </w:t>
      </w:r>
      <w:sdt>
        <w:sdtPr>
          <w:alias w:val="Frame agreement number"/>
          <w:tag w:val="FrameAgreementNumber"/>
          <w:id w:val="-869982936"/>
          <w:placeholder>
            <w:docPart w:val="D482AA84B14543F7AA646D9B8C2F020A"/>
          </w:placeholder>
          <w:showingPlcHdr/>
          <w:dataBinding w:xpath="//Tag[@name='FrameAgreementNumber']" w:storeItemID="{9B080735-027D-44B9-A4A0-910DD22B4D04}"/>
          <w:text/>
        </w:sdtPr>
        <w:sdtContent>
          <w:r>
            <w:t>[frame agreement number/reference]</w:t>
          </w:r>
        </w:sdtContent>
      </w:sdt>
    </w:p>
    <w:p w14:paraId="492914AF" w14:textId="77777777" w:rsidR="00F37FE2" w:rsidRPr="00F37FE2" w:rsidRDefault="00F37FE2" w:rsidP="00814BAA">
      <w:pPr>
        <w:pStyle w:val="Heading2"/>
      </w:pPr>
      <w:bookmarkStart w:id="38" w:name="_Toc69300877"/>
      <w:r>
        <w:t>Assumptions, conditions and limitations</w:t>
      </w:r>
      <w:bookmarkEnd w:id="38"/>
    </w:p>
    <w:sdt>
      <w:sdtPr>
        <w:id w:val="1426467531"/>
        <w:lock w:val="contentLocked"/>
        <w:placeholder>
          <w:docPart w:val="36F39BD08E09478CB47A5CDD649BCD67"/>
        </w:placeholder>
        <w:group/>
      </w:sdtPr>
      <w:sdtContent>
        <w:p w14:paraId="480B55B1" w14:textId="77777777" w:rsidR="00F37FE2" w:rsidRPr="00F37FE2" w:rsidRDefault="00F37FE2" w:rsidP="00814BAA">
          <w:pPr>
            <w:pStyle w:val="DNVGL-Hidden"/>
          </w:pPr>
          <w:r>
            <w:t>It is important to state all assumptions, conditions and limitations regarding deliverables, scope of work, schedule, prices/costs, organisation etc., in order to prevent misunderstandings, scope creep, rework etc., and provide a basis for formulation of variations. (Variations may be relevant to all aspects of the contract, not just scope of work.) Important items should be included here even if they are stated elsewhere in the document.</w:t>
          </w:r>
        </w:p>
        <w:p w14:paraId="75E33227" w14:textId="77777777" w:rsidR="00F37FE2" w:rsidRPr="00F37FE2" w:rsidRDefault="00F37FE2" w:rsidP="00814BAA">
          <w:pPr>
            <w:pStyle w:val="DNVGL-Hidden"/>
          </w:pPr>
          <w:r>
            <w:t>Some sample items:</w:t>
          </w:r>
        </w:p>
        <w:p w14:paraId="2807ED9E" w14:textId="77777777" w:rsidR="00F37FE2" w:rsidRPr="00F37FE2" w:rsidRDefault="00F37FE2" w:rsidP="00814BAA">
          <w:pPr>
            <w:pStyle w:val="DNVGL-Hidden"/>
          </w:pPr>
          <w:r>
            <w:t>Format of deliverables and number of copies</w:t>
          </w:r>
        </w:p>
        <w:p w14:paraId="53338C28" w14:textId="77777777" w:rsidR="00F37FE2" w:rsidRPr="00F37FE2" w:rsidRDefault="00F37FE2" w:rsidP="00814BAA">
          <w:pPr>
            <w:pStyle w:val="DNVGL-Hidden"/>
          </w:pPr>
          <w:r>
            <w:t>Specific tools, equipment, methods etc</w:t>
          </w:r>
        </w:p>
        <w:p w14:paraId="7B94B87D" w14:textId="77777777" w:rsidR="00F37FE2" w:rsidRPr="00F37FE2" w:rsidRDefault="00F37FE2" w:rsidP="00814BAA">
          <w:pPr>
            <w:pStyle w:val="DNVGL-Hidden"/>
          </w:pPr>
          <w:r>
            <w:t>Review cycle assumptions (number of, cycle periods)</w:t>
          </w:r>
        </w:p>
        <w:p w14:paraId="13768B13" w14:textId="77777777" w:rsidR="00F37FE2" w:rsidRPr="00F37FE2" w:rsidRDefault="00F37FE2" w:rsidP="00814BAA">
          <w:pPr>
            <w:pStyle w:val="DNVGL-Hidden"/>
          </w:pPr>
          <w:r>
            <w:t>Travel cost and travel time are/are not included</w:t>
          </w:r>
        </w:p>
        <w:p w14:paraId="45C20E86" w14:textId="77777777" w:rsidR="00F37FE2" w:rsidRPr="00F37FE2" w:rsidRDefault="00F37FE2" w:rsidP="00814BAA">
          <w:pPr>
            <w:pStyle w:val="DNVGL-Hidden"/>
          </w:pPr>
          <w:r>
            <w:t>Availability of the information from the customer</w:t>
          </w:r>
        </w:p>
        <w:p w14:paraId="40B4147B" w14:textId="77777777" w:rsidR="00F37FE2" w:rsidRPr="00F37FE2" w:rsidRDefault="00F37FE2" w:rsidP="00814BAA">
          <w:pPr>
            <w:pStyle w:val="DNVGL-Hidden"/>
          </w:pPr>
          <w:r>
            <w:t>Customer response times, e.g. to draft reports</w:t>
          </w:r>
        </w:p>
        <w:p w14:paraId="57827871" w14:textId="77777777" w:rsidR="00F37FE2" w:rsidRPr="00F37FE2" w:rsidRDefault="00F37FE2" w:rsidP="00814BAA">
          <w:pPr>
            <w:pStyle w:val="DNVGL-Hidden"/>
          </w:pPr>
          <w:r>
            <w:t>Definition of normal working hours, e.g. “a total 8 hours within the timeframe 0700 – 1700 hrs”.</w:t>
          </w:r>
        </w:p>
        <w:p w14:paraId="43536503" w14:textId="77777777" w:rsidR="00F37FE2" w:rsidRPr="00F37FE2" w:rsidRDefault="00F37FE2" w:rsidP="00814BAA">
          <w:pPr>
            <w:pStyle w:val="DNVGL-Hidden"/>
          </w:pPr>
          <w:r>
            <w:t>Inclusive/exclusive of meetings (meeting time, travel time and costs)</w:t>
          </w:r>
        </w:p>
      </w:sdtContent>
    </w:sdt>
    <w:p w14:paraId="7156F562" w14:textId="77777777" w:rsidR="00F37FE2" w:rsidRPr="00F37FE2" w:rsidRDefault="00F37FE2" w:rsidP="00814BAA">
      <w:pPr>
        <w:pStyle w:val="BodyText"/>
      </w:pPr>
      <w:r>
        <w:t>In addition to possible assumptions, conditions and limitation stated elsewhere, this proposal is issued on the basis of the following assumptions, conditions and limitation with respect to deliverables, scope of work, schedule and costs etc.:</w:t>
      </w:r>
    </w:p>
    <w:p w14:paraId="3D7892E8" w14:textId="77777777" w:rsidR="00F37FE2" w:rsidP="00814BAA">
      <w:pPr>
        <w:pStyle w:val="BodyText"/>
        <w:numPr>
          <w:ilvl w:val="0"/>
          <w:numId w:val="15"/>
        </w:numPr>
        <w:rPr>
          <w:ins w:id="250" w:author="Claude" w:date="2026-03-09T00:00:00Z"/>
        </w:rPr>
      </w:pPr>
      <w:ins w:id="251" w:author="Claude" w:date="2026-03-09T00:00:00Z">
        <w:r>
          <w:t>WEB Aruba will provide existing and up-to-date power system data (single-line diagrams, switchgear OEM manuals, and base load-flow / short-circuit case files) within Week 1 of project commencement.</w:t>
        </w:r>
      </w:ins>
    </w:p>
    <w:p w14:paraId="795800C0" w14:textId="77777777" w:rsidR="00F37FE2" w:rsidP="00814BAA">
      <w:pPr>
        <w:pStyle w:val="BodyText"/>
        <w:numPr>
          <w:ilvl w:val="0"/>
          <w:numId w:val="15"/>
        </w:numPr>
        <w:rPr>
          <w:ins w:id="252" w:author="Claude" w:date="2026-03-09T00:00:00Z"/>
        </w:rPr>
      </w:pPr>
      <w:ins w:id="253" w:author="Claude" w:date="2026-03-09T00:00:00Z">
        <w:r>
          <w:t>Full dynamic stability, transient stability, and Grid Code compliance studies are explicitly excluded from the current scope. This proposal is limited to steady-state load flow, short-circuit analysis, and frequency scan / resonance checks only.</w:t>
        </w:r>
      </w:ins>
    </w:p>
    <w:p w14:paraId="700897B0" w14:textId="77777777" w:rsidR="00F37FE2" w:rsidP="00814BAA">
      <w:pPr>
        <w:pStyle w:val="BodyText"/>
        <w:numPr>
          <w:ilvl w:val="0"/>
          <w:numId w:val="15"/>
        </w:numPr>
        <w:rPr>
          <w:ins w:id="254" w:author="Claude" w:date="2026-03-09T00:00:00Z"/>
        </w:rPr>
      </w:pPr>
      <w:ins w:id="255" w:author="Claude" w:date="2026-03-09T00:00:00Z">
        <w:r>
          <w:t>The wind developer will confirm the wind farm collector bus voltage level (currently indicated as “?? kV”) no later than Week 2. If not confirmed by that date, DNV will proceed with a 34.5 kV assumption; any subsequent revision will be treated as a scope change.</w:t>
        </w:r>
      </w:ins>
    </w:p>
    <w:p w14:paraId="5CEE8BF3" w14:textId="77777777" w:rsidR="00F37FE2" w:rsidP="00814BAA">
      <w:pPr>
        <w:pStyle w:val="BodyText"/>
        <w:numPr>
          <w:ilvl w:val="0"/>
          <w:numId w:val="15"/>
        </w:numPr>
        <w:rPr>
          <w:ins w:id="256" w:author="Claude" w:date="2026-03-09T00:00:00Z"/>
        </w:rPr>
      </w:pPr>
      <w:ins w:id="257" w:author="Claude" w:date="2026-03-09T00:00:00Z">
        <w:r>
          <w:t>Substation WEST is assumed to have adequate physical space inside the existing substation perimeter for a new 60 kV GIS breaker bay. Major structural extensions or new building construction are outside this scope.</w:t>
        </w:r>
      </w:ins>
    </w:p>
    <w:p w14:paraId="248A51F6" w14:textId="77777777" w:rsidR="00F37FE2" w:rsidP="00814BAA">
      <w:pPr>
        <w:pStyle w:val="BodyText"/>
        <w:numPr>
          <w:ilvl w:val="0"/>
          <w:numId w:val="15"/>
        </w:numPr>
        <w:rPr>
          <w:ins w:id="258" w:author="Claude" w:date="2026-03-09T00:00:00Z"/>
        </w:rPr>
      </w:pPr>
      <w:ins w:id="259" w:author="Claude" w:date="2026-03-09T00:00:00Z">
        <w:r>
          <w:t>The desktop cable route assessment for the new ~5 km section will rely on historical natural gas pipeline corridor data. No geotechnical investigations, GPR surveys, or soil thermal resistivity tests are included in this phase.</w:t>
        </w:r>
      </w:ins>
    </w:p>
    <w:p w14:paraId="3010B3E1" w14:textId="77777777" w:rsidR="00F37FE2" w:rsidRPr="00F37FE2" w:rsidRDefault="00F37FE2" w:rsidP="00814BAA">
      <w:pPr>
        <w:pStyle w:val="Heading2"/>
      </w:pPr>
      <w:bookmarkStart w:id="39" w:name="_Toc381193831"/>
      <w:bookmarkStart w:id="40" w:name="_Toc69300878"/>
      <w:r>
        <w:t>Mandatory health and safety terms</w:t>
      </w:r>
      <w:bookmarkEnd w:id="39"/>
      <w:bookmarkEnd w:id="40"/>
    </w:p>
    <w:p w14:paraId="0BD17B35" w14:textId="77777777" w:rsidR="00F37FE2" w:rsidRPr="00F37FE2" w:rsidRDefault="00F37FE2" w:rsidP="00814BAA">
      <w:pPr>
        <w:pStyle w:val="Heading3"/>
      </w:pPr>
      <w:r>
        <w:t>Customer responsibility</w:t>
      </w:r>
    </w:p>
    <w:p w14:paraId="7E706A21" w14:textId="77777777" w:rsidR="00F37FE2" w:rsidRPr="00F37FE2" w:rsidRDefault="00F37FE2" w:rsidP="00814BAA">
      <w:pPr>
        <w:pStyle w:val="BodyText"/>
      </w:pPr>
      <w:r>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t xml:space="preserve">Main Principle </w:t>
      </w:r>
    </w:p>
    <w:p w14:paraId="310E82C0" w14:textId="77777777" w:rsidR="00F37FE2" w:rsidRPr="00F37FE2" w:rsidRDefault="00F37FE2" w:rsidP="00814BAA">
      <w:pPr>
        <w:pStyle w:val="BodyText"/>
      </w:pPr>
      <w:r>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t>Substance abuse screening</w:t>
      </w:r>
    </w:p>
    <w:p w14:paraId="5FAD425A" w14:textId="04E5E938" w:rsidR="00F37FE2" w:rsidRPr="00F37FE2" w:rsidRDefault="00F37FE2" w:rsidP="00814BAA">
      <w:pPr>
        <w:pStyle w:val="BodyText"/>
      </w:pPr>
      <w:r>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41" w:name="_Toc462759067"/>
      <w:bookmarkStart w:id="42" w:name="_Toc69300879"/>
      <w:r>
        <w:lastRenderedPageBreak/>
        <w:t>Acceptance</w:t>
      </w:r>
      <w:bookmarkEnd w:id="41"/>
      <w:bookmarkEnd w:id="42"/>
    </w:p>
    <w:p w14:paraId="41CBFB1D" w14:textId="77777777" w:rsidR="00C04400" w:rsidRPr="00AE3C75" w:rsidRDefault="00C04400" w:rsidP="00C04400">
      <w:pPr>
        <w:spacing w:after="200" w:line="280" w:lineRule="atLeast"/>
      </w:pPr>
      <w:r>
        <w:t xml:space="preserve">We believe this is an appropriate proposal and we are looking forward to receiving your order. In case you have any questions please contact </w:t>
      </w:r>
      <w:del w:id="260" w:author="Claude" w:date="2026-03-09T00:00:00Z">
        <w:r>
          <w:rPr>
            <w:color w:val="FF0000"/>
          </w:rPr>
          <w:delText>(proposal manager or technical consultant, with contact details like telephone and or email address)</w:delText>
        </w:r>
      </w:del>
      <w:ins w:id="261" w:author="Claude" w:date="2026-03-09T00:00:00Z">
        <w:r>
          <w:t>Piet Schutte (+31 6 [XXXX XXXX] | peet.schutte@dnv.com)</w:t>
        </w:r>
      </w:ins>
    </w:p>
    <w:p w14:paraId="496D66C5" w14:textId="77777777" w:rsidR="00C04400" w:rsidRPr="00AE3C75" w:rsidRDefault="00C04400" w:rsidP="00C04400">
      <w:pPr>
        <w:spacing w:before="40" w:after="140" w:line="280" w:lineRule="atLeast"/>
        <w:rPr>
          <w:color w:val="FF0000"/>
        </w:rPr>
      </w:pPr>
      <w:r>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Pr>
          <w:color w:val="FF0000"/>
        </w:rPr>
        <w:t>A: The SFA will be used. Then use this text below.</w:t>
      </w:r>
    </w:p>
    <w:p w14:paraId="4807A960" w14:textId="007DD0C2" w:rsidR="00C04400" w:rsidRPr="00AE3C75" w:rsidRDefault="00C04400" w:rsidP="00C04400">
      <w:pPr>
        <w:spacing w:line="280" w:lineRule="atLeast"/>
      </w:pPr>
      <w:r>
        <w:t>Please send Section I – Cover Letter of the SFA duly countersigned for acceptance to</w:t>
      </w:r>
      <w:r>
        <w:rPr>
          <w:lang w:val="en-US"/>
        </w:rPr>
        <w:t xml:space="preserve"> </w:t>
      </w:r>
      <w:hyperlink r:id="rId29" w:history="1">
        <w:r>
          <w:rPr>
            <w:rStyle w:val="Hyperlink"/>
            <w:lang w:val="en-US"/>
          </w:rPr>
          <w:t>Salesdesk@dnv.com</w:t>
        </w:r>
      </w:hyperlink>
      <w:r>
        <w:rPr>
          <w:lang w:val="en-US"/>
        </w:rPr>
        <w:t xml:space="preserve"> or by mail to</w:t>
      </w:r>
      <w:r>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Pr>
          <w:lang w:val="en-US"/>
        </w:rPr>
        <w:t>DNV Netherlands B.V.</w:t>
      </w:r>
    </w:p>
    <w:p w14:paraId="17246C25" w14:textId="77777777" w:rsidR="00C04400" w:rsidRPr="00AE3C75" w:rsidRDefault="00C04400" w:rsidP="00C04400">
      <w:pPr>
        <w:spacing w:line="280" w:lineRule="atLeast"/>
        <w:rPr>
          <w:lang w:val="en-US"/>
        </w:rPr>
      </w:pPr>
      <w:r>
        <w:rPr>
          <w:lang w:val="en-US"/>
        </w:rPr>
        <w:t xml:space="preserve">Attn. Department Support (B50) </w:t>
      </w:r>
    </w:p>
    <w:p w14:paraId="6B5595BD" w14:textId="77777777" w:rsidR="00C04400" w:rsidRPr="00AE3C75" w:rsidRDefault="00C04400" w:rsidP="00C04400">
      <w:pPr>
        <w:spacing w:line="280" w:lineRule="atLeast"/>
        <w:rPr>
          <w:lang w:val="en-US"/>
        </w:rPr>
      </w:pPr>
      <w:r>
        <w:rPr>
          <w:lang w:val="en-US"/>
        </w:rPr>
        <w:t>P.O. Box 9035</w:t>
      </w:r>
    </w:p>
    <w:p w14:paraId="4D5E6CBE" w14:textId="77777777" w:rsidR="00C04400" w:rsidRPr="00AE3C75" w:rsidRDefault="00C04400" w:rsidP="00C04400">
      <w:pPr>
        <w:spacing w:line="280" w:lineRule="atLeast"/>
        <w:rPr>
          <w:lang w:val="en-US"/>
        </w:rPr>
      </w:pPr>
      <w:r>
        <w:rPr>
          <w:lang w:val="en-US"/>
        </w:rPr>
        <w:t xml:space="preserve">6800 ET ARNHEM </w:t>
      </w:r>
    </w:p>
    <w:p w14:paraId="3A7EA33E" w14:textId="77777777" w:rsidR="00C04400" w:rsidRPr="00AE3C75" w:rsidRDefault="00C04400" w:rsidP="00C04400">
      <w:pPr>
        <w:spacing w:line="280" w:lineRule="atLeast"/>
      </w:pPr>
      <w:r>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t xml:space="preserve">Please send our proposal duly countersigned for acceptance, and/or a separate written purchase order to </w:t>
      </w:r>
      <w:hyperlink r:id="rId30" w:history="1">
        <w:r>
          <w:rPr>
            <w:rStyle w:val="Hyperlink"/>
          </w:rPr>
          <w:t>Salesdesk@dnv.com</w:t>
        </w:r>
      </w:hyperlink>
      <w:r>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Pr>
          <w:lang w:val="en-US"/>
        </w:rPr>
        <w:t>DNV Netherlands B.V.</w:t>
      </w:r>
    </w:p>
    <w:p w14:paraId="512295B6" w14:textId="77777777" w:rsidR="00C04400" w:rsidRPr="00AE3C75" w:rsidRDefault="00C04400" w:rsidP="00C04400">
      <w:pPr>
        <w:spacing w:before="40" w:after="140" w:line="280" w:lineRule="atLeast"/>
        <w:contextualSpacing/>
      </w:pPr>
      <w:r>
        <w:t>Attn. Department Support (B50)</w:t>
      </w:r>
    </w:p>
    <w:p w14:paraId="36D63D83" w14:textId="77777777" w:rsidR="00C04400" w:rsidRPr="00AE3C75" w:rsidRDefault="00C04400" w:rsidP="00C04400">
      <w:pPr>
        <w:spacing w:before="40" w:after="140" w:line="280" w:lineRule="atLeast"/>
        <w:contextualSpacing/>
      </w:pPr>
      <w:r>
        <w:t>P.O. Box 9035</w:t>
      </w:r>
    </w:p>
    <w:p w14:paraId="54028EA0" w14:textId="77777777" w:rsidR="00C04400" w:rsidRPr="00AE3C75" w:rsidRDefault="00C04400" w:rsidP="00C04400">
      <w:pPr>
        <w:spacing w:before="40" w:after="140" w:line="280" w:lineRule="atLeast"/>
        <w:contextualSpacing/>
      </w:pPr>
      <w:r>
        <w:t xml:space="preserve">6800 ET ARNHEM </w:t>
      </w:r>
    </w:p>
    <w:p w14:paraId="01266745" w14:textId="77777777" w:rsidR="00C04400" w:rsidRPr="00AE3C75" w:rsidRDefault="00C04400" w:rsidP="00C04400">
      <w:pPr>
        <w:spacing w:before="40" w:after="140" w:line="280" w:lineRule="atLeast"/>
        <w:contextualSpacing/>
      </w:pPr>
      <w:r>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t>Customer name:</w:t>
      </w:r>
    </w:p>
    <w:p w14:paraId="77F664B8" w14:textId="77777777" w:rsidR="00C04400" w:rsidRPr="00AE3C75" w:rsidRDefault="00C04400" w:rsidP="00C04400">
      <w:pPr>
        <w:spacing w:after="200" w:line="276" w:lineRule="auto"/>
      </w:pPr>
      <w:r>
        <w:t>Name:</w:t>
      </w:r>
    </w:p>
    <w:p w14:paraId="4282CE18" w14:textId="77777777" w:rsidR="00C04400" w:rsidRPr="00AE3C75" w:rsidRDefault="00C04400" w:rsidP="00C04400">
      <w:pPr>
        <w:spacing w:after="200" w:line="276" w:lineRule="auto"/>
        <w:rPr>
          <w:lang w:val="en-US"/>
        </w:rPr>
      </w:pPr>
      <w:r>
        <w:rPr>
          <w:lang w:val="en-US"/>
        </w:rPr>
        <w:t>Job title:</w:t>
      </w:r>
    </w:p>
    <w:p w14:paraId="2F29543F" w14:textId="77777777" w:rsidR="00C04400" w:rsidRPr="00AE3C75" w:rsidRDefault="00C04400" w:rsidP="00C04400">
      <w:pPr>
        <w:spacing w:after="200" w:line="276" w:lineRule="auto"/>
        <w:rPr>
          <w:lang w:val="en-US"/>
        </w:rPr>
      </w:pPr>
      <w:r>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Pr>
          <w:lang w:val="en-US"/>
        </w:rPr>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43" w:name="Appendix_1"/>
      <w:r>
        <w:t xml:space="preserve">Appendix </w:t>
        <w:fldChar w:fldCharType="begin"/>
        <w:instrText xml:space="preserve"> SEQ AppNo \* ALPHABETIC \n </w:instrText>
        <w:fldChar w:fldCharType="separate"/>
        <w:t>A</w:t>
        <w:fldChar w:fldCharType="end"/>
      </w:r>
      <w:bookmarkEnd w:id="43"/>
    </w:p>
    <w:p w14:paraId="34320E8A" w14:textId="5931E299" w:rsidR="00F37FE2" w:rsidRPr="00F37FE2" w:rsidRDefault="00671FC0" w:rsidP="00814BAA">
      <w:pPr>
        <w:pStyle w:val="DNVGL-AppText"/>
        <w:rPr>
          <w:noProof/>
        </w:rPr>
      </w:pPr>
      <w:bookmarkStart w:id="44" w:name="e_AppendixList_1"/>
      <w:r>
        <w:rPr>
          <w:noProof/>
        </w:rPr>
        <w:t>Short Form Agreement (SFA)</w:t>
      </w:r>
      <w:bookmarkEnd w:id="44"/>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Pr>
                <w:rStyle w:val="Hyperlink"/>
              </w:rPr>
              <w:t>one.dnv.com/eformsweb/Forms/?a=2&amp;s=1024</w:t>
            </w:r>
          </w:hyperlink>
          <w:r>
            <w:t xml:space="preserve">, ref DMSG-10-7 Sec.7. See Also </w:t>
          </w:r>
          <w:hyperlink r:id="rId38" w:history="1">
            <w:r>
              <w:rPr>
                <w:rStyle w:val="Hyperlink"/>
              </w:rPr>
              <w:t>DMSG-10-7 Contract Handling</w:t>
            </w:r>
          </w:hyperlink>
        </w:p>
        <w:p w14:paraId="7C5841CC" w14:textId="77777777" w:rsidR="00F37FE2" w:rsidRPr="00F37FE2" w:rsidRDefault="00F37FE2" w:rsidP="00814BAA">
          <w:pPr>
            <w:pStyle w:val="DNVGL-Hidden"/>
          </w:pPr>
          <w:r>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F1DC" w14:textId="77777777" w:rsidR="00BF2E65" w:rsidRDefault="00BF2E65" w:rsidP="00866BDC">
      <w:r>
        <w:separator/>
      </w:r>
    </w:p>
  </w:endnote>
  <w:endnote w:type="continuationSeparator" w:id="0">
    <w:p w14:paraId="23BBDB73" w14:textId="77777777" w:rsidR="00BF2E65" w:rsidRDefault="00BF2E65" w:rsidP="00866BDC">
      <w:r>
        <w:continuationSeparator/>
      </w:r>
    </w:p>
  </w:endnote>
  <w:endnote w:type="continuationNotice" w:id="1">
    <w:p w14:paraId="0E5E6A18" w14:textId="77777777" w:rsidR="00BF2E65" w:rsidRDefault="00BF2E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FCAA" w14:textId="77777777" w:rsidR="00D00097" w:rsidRDefault="00D00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loz+gEAAM4DAAAOAAAAZHJzL2Uyb0RvYy54bWysU9uO2yAQfa/Uf0C8N3YSJ02sOKvtbreq tL1I234AxjhGBYYCiZ1+fQfszUbtW1U/oMEDZ+acOexuBq3ISTgvwVR0PsspEYZDI82hot+/PbzZ UOIDMw1TYERFz8LTm/3rV7velmIBHahGOIIgxpe9rWgXgi2zzPNOaOZnYIXBZAtOs4Bbd8gax3pE 1ypb5Pk668E11gEX3uPf+zFJ9wm/bQUPX9rWi0BURbG3kFaX1jqu2X7HyoNjtpN8aoP9QxeaSYNF L1D3LDBydPIvKC25Aw9tmHHQGbSt5CJxQDbz/A82Tx2zInFBcby9yOT/Hyz/fHqyXx0JwzsYcICJ hLePwH94YuCuY+Ygbp2DvhOswcLzKFnWW19OV6PUvvQRpO4/QYNDZscACWhonY6qIE+C6DiA80V0 MQTC8WexzIv1ekUJx9x8udxuVmksGSufr1vnwwcBmsSgog6nmuDZ6dGH2A4rn4/EagYepFJpssqQ vqLb1WKVLlxltAxoPCV1RTd5/EYrRJbvTZMuBybVGGMBZSbakenIOQz1gAcj/RqaMwrgYDQYPggM OnC/KOnRXBX1P4/MCUrUR4MibudFEd2YNsXq7QI37jpTX2eY4QhV0UDJGN6F5OCR6y2K3cokw0sn U69omqTOZPDoyut9OvXyDPe/AQAA//8DAFBLAwQUAAYACAAAACEAaZR2aNwAAAAHAQAADwAAAGRy cy9kb3ducmV2LnhtbEyOTU/DMBBE70j8B2uRuFE7UUmbkE1VteIKonxI3Nx4m0TE6yh2m/DvMSc4 jmb05pWb2fbiQqPvHCMkCwWCuHam4wbh7fXxbg3CB81G944J4Zs8bKrrq1IXxk38QpdDaESEsC80 QhvCUEjp65as9gs3EMfu5EarQ4xjI82opwi3vUyVyqTVHceHVg+0a6n+OpwtwvvT6fNjqZ6bvb0f JjcryTaXiLc38/YBRKA5/I3hVz+qQxWdju7MxoseIU/jECHLQcQ2W68SEEeENFnlIKtS/vevfgAA AP//AwBQSwECLQAUAAYACAAAACEAtoM4kv4AAADhAQAAEwAAAAAAAAAAAAAAAAAAAAAAW0NvbnRl bnRfVHlwZXNdLnhtbFBLAQItABQABgAIAAAAIQA4/SH/1gAAAJQBAAALAAAAAAAAAAAAAAAAAC8B AABfcmVscy8ucmVsc1BLAQItABQABgAIAAAAIQBNMloz+gEAAM4DAAAOAAAAAAAAAAAAAAAAAC4C AABkcnMvZTJvRG9jLnhtbFBLAQItABQABgAIAAAAIQBplHZo3AAAAAcBAAAPAAAAAAAAAAAAAAAA AFQEAABkcnMvZG93bnJldi54bWxQSwUGAAAAAAQABADzAAAAXQUAAAAA "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684B3" w14:textId="77777777" w:rsidR="00BF2E65" w:rsidRDefault="00BF2E65" w:rsidP="00866BDC">
      <w:r>
        <w:separator/>
      </w:r>
    </w:p>
  </w:footnote>
  <w:footnote w:type="continuationSeparator" w:id="0">
    <w:p w14:paraId="54EAC009" w14:textId="77777777" w:rsidR="00BF2E65" w:rsidRDefault="00BF2E65" w:rsidP="00866BDC">
      <w:r>
        <w:continuationSeparator/>
      </w:r>
    </w:p>
  </w:footnote>
  <w:footnote w:type="continuationNotice" w:id="1">
    <w:p w14:paraId="481E3C5C" w14:textId="77777777" w:rsidR="00BF2E65" w:rsidRDefault="00BF2E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7520" w14:textId="77777777" w:rsidR="00D00097" w:rsidRDefault="00D00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9db573774c224aa28d181d496690fbeb"/>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D3806"/>
    <w:rsid w:val="000D6878"/>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729D"/>
    <w:rsid w:val="005950B4"/>
    <w:rsid w:val="005A4CE4"/>
    <w:rsid w:val="005B2798"/>
    <w:rsid w:val="005B394A"/>
    <w:rsid w:val="005C337D"/>
    <w:rsid w:val="005C4162"/>
    <w:rsid w:val="005E7806"/>
    <w:rsid w:val="005F5D0F"/>
    <w:rsid w:val="00610ED0"/>
    <w:rsid w:val="006250E1"/>
    <w:rsid w:val="00640984"/>
    <w:rsid w:val="00645D74"/>
    <w:rsid w:val="00647105"/>
    <w:rsid w:val="006643F0"/>
    <w:rsid w:val="00671FC0"/>
    <w:rsid w:val="00677E13"/>
    <w:rsid w:val="00686459"/>
    <w:rsid w:val="00690D3F"/>
    <w:rsid w:val="00695DD2"/>
    <w:rsid w:val="006B2773"/>
    <w:rsid w:val="006B6761"/>
    <w:rsid w:val="006C2CAB"/>
    <w:rsid w:val="006D298E"/>
    <w:rsid w:val="006F0BEE"/>
    <w:rsid w:val="006F37AC"/>
    <w:rsid w:val="006F37FC"/>
    <w:rsid w:val="007004AA"/>
    <w:rsid w:val="007014DE"/>
    <w:rsid w:val="00710191"/>
    <w:rsid w:val="00735EC2"/>
    <w:rsid w:val="00754532"/>
    <w:rsid w:val="007611A1"/>
    <w:rsid w:val="007632FC"/>
    <w:rsid w:val="00782302"/>
    <w:rsid w:val="007824B5"/>
    <w:rsid w:val="007A694F"/>
    <w:rsid w:val="00802221"/>
    <w:rsid w:val="00814BAA"/>
    <w:rsid w:val="008449C6"/>
    <w:rsid w:val="00850F1C"/>
    <w:rsid w:val="008575B3"/>
    <w:rsid w:val="00866BDC"/>
    <w:rsid w:val="00870E13"/>
    <w:rsid w:val="008A2200"/>
    <w:rsid w:val="008C08EC"/>
    <w:rsid w:val="008C24CB"/>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2701C"/>
    <w:rsid w:val="00A36365"/>
    <w:rsid w:val="00A372C7"/>
    <w:rsid w:val="00A628C9"/>
    <w:rsid w:val="00A676AE"/>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E65"/>
    <w:rsid w:val="00BF2F89"/>
    <w:rsid w:val="00C04400"/>
    <w:rsid w:val="00C251A2"/>
    <w:rsid w:val="00C31C2A"/>
    <w:rsid w:val="00C33ADE"/>
    <w:rsid w:val="00C7615F"/>
    <w:rsid w:val="00C77E31"/>
    <w:rsid w:val="00C85460"/>
    <w:rsid w:val="00CA0FD6"/>
    <w:rsid w:val="00CA2B60"/>
    <w:rsid w:val="00CB00C3"/>
    <w:rsid w:val="00CD6D2A"/>
    <w:rsid w:val="00CE57B1"/>
    <w:rsid w:val="00CF4484"/>
    <w:rsid w:val="00D00097"/>
    <w:rsid w:val="00D00F78"/>
    <w:rsid w:val="00D01841"/>
    <w:rsid w:val="00D027A5"/>
    <w:rsid w:val="00D34817"/>
    <w:rsid w:val="00D42B20"/>
    <w:rsid w:val="00D617C0"/>
    <w:rsid w:val="00D70AEC"/>
    <w:rsid w:val="00D70BA4"/>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s>
</file>

<file path=word/_rels/footer3.xml.rels><?xml version="1.0" encoding="UTF-8"?><Relationships xmlns="http://schemas.openxmlformats.org/package/2006/relationships"><Relationship Id="rId1" Type="http://schemas.openxmlformats.org/officeDocument/2006/relationships/image" Target="media/image2.jp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_rels/header5.xml.rels><?xml version="1.0" encoding="UTF-8"?><Relationships xmlns="http://schemas.openxmlformats.org/package/2006/relationships"><Relationship Id="rId1" Type="http://schemas.openxmlformats.org/officeDocument/2006/relationships/image" Target="media/image1.png"/></Relationships>
</file>

<file path=word/_rels/header8.xml.rels><?xml version="1.0" encoding="UTF-8"?><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xml:space="preserve">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xml:space="preserve">
        <a:bodyPr/>
        <a:lstStyle/>
        <a:p>
          <a:endParaRPr lang="nb-NO"/>
        </a:p>
      </dgm:t>
    </dgm:pt>
    <dgm:pt modelId="{B69DE621-8A1B-4011-9A49-2F7A41E0BD8C}" type="sibTrans" cxnId="{64A077F6-30B2-400E-BD6D-2B055A6757D5}">
      <dgm:prSet/>
      <dgm:spPr/>
      <dgm:t xml:space="preserve">
        <a:bodyPr/>
        <a:lstStyle/>
        <a:p>
          <a:endParaRPr lang="nb-NO"/>
        </a:p>
      </dgm:t>
    </dgm:pt>
    <dgm:pt modelId="{DBED623C-5582-4BCF-9E2A-4F4908FE13D6}" type="asst">
      <dgm:prSet/>
      <dgm:spPr/>
      <dgm:t xml:space="preserve">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Sharon [Last Name]</a:t>
          </a:r>
          <a:endParaRPr lang="nb-NO"/>
        </a:p>
      </dgm:t>
    </dgm:pt>
    <dgm:pt modelId="{4F55E52B-3C51-4F9B-82FB-938EFF3DA7AB}" type="parTrans" cxnId="{27F4D906-0CCE-4CEB-B9FE-B00EAC430E2F}">
      <dgm:prSet/>
      <dgm:spPr/>
      <dgm:t xml:space="preserve">
        <a:bodyPr/>
        <a:lstStyle/>
        <a:p>
          <a:endParaRPr lang="nb-NO"/>
        </a:p>
      </dgm:t>
    </dgm:pt>
    <dgm:pt modelId="{650BAE15-4E4E-4819-96CC-0135BBC4C282}" type="sibTrans" cxnId="{27F4D906-0CCE-4CEB-B9FE-B00EAC430E2F}">
      <dgm:prSet/>
      <dgm:spPr/>
      <dgm:t xml:space="preserve">
        <a:bodyPr/>
        <a:lstStyle/>
        <a:p>
          <a:endParaRPr lang="nb-NO"/>
        </a:p>
      </dgm:t>
    </dgm:pt>
    <dgm:pt modelId="{3DC90507-BA80-456A-ACB0-99BBB3D1C780}">
      <dgm:prSet/>
      <dgm:spPr/>
      <dgm:t xml:space="preserve">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Piet Schutte</a:t>
          </a:r>
          <a:endParaRPr lang="nb-NO"/>
        </a:p>
      </dgm:t>
    </dgm:pt>
    <dgm:pt modelId="{BF98B208-2D08-4774-BF3E-868AC1F72489}" type="parTrans" cxnId="{C56EC078-182A-437F-8C72-95B6737051D8}">
      <dgm:prSet/>
      <dgm:spPr/>
      <dgm:t xml:space="preserve">
        <a:bodyPr/>
        <a:lstStyle/>
        <a:p>
          <a:endParaRPr lang="nb-NO"/>
        </a:p>
      </dgm:t>
    </dgm:pt>
    <dgm:pt modelId="{CF316B77-37C9-4A5E-A9F3-482D9584E946}" type="sibTrans" cxnId="{C56EC078-182A-437F-8C72-95B6737051D8}">
      <dgm:prSet/>
      <dgm:spPr/>
      <dgm:t xml:space="preserve">
        <a:bodyPr/>
        <a:lstStyle/>
        <a:p>
          <a:endParaRPr lang="nb-NO"/>
        </a:p>
      </dgm:t>
    </dgm:pt>
    <dgm:pt modelId="{D40A2ED3-6DA9-4844-ABEE-CB43C79BE6A9}" type="asst">
      <dgm:prSet/>
      <dgm:spPr/>
      <dgm:t xml:space="preserve">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xml:space="preserve">
        <a:bodyPr/>
        <a:lstStyle/>
        <a:p>
          <a:endParaRPr lang="nb-NO"/>
        </a:p>
      </dgm:t>
    </dgm:pt>
    <dgm:pt modelId="{1877E3BC-292F-4A46-B870-8268C1258155}" type="sibTrans" cxnId="{3DDBFB01-FB97-4C9C-B9B6-D9A7A77A3F03}">
      <dgm:prSet/>
      <dgm:spPr/>
      <dgm:t xml:space="preserve">
        <a:bodyPr/>
        <a:lstStyle/>
        <a:p>
          <a:endParaRPr lang="nb-NO"/>
        </a:p>
      </dgm:t>
    </dgm:pt>
    <dgm:pt modelId="{3BB29676-C6DD-4132-A9A0-A9DEFB1EAC3E}" type="asst">
      <dgm:prSet/>
      <dgm:spPr/>
      <dgm:t xml:space="preserve">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xml:space="preserve">
        <a:bodyPr/>
        <a:lstStyle/>
        <a:p>
          <a:endParaRPr lang="nb-NO"/>
        </a:p>
      </dgm:t>
    </dgm:pt>
    <dgm:pt modelId="{20E49316-A137-496D-9A94-33C4EE42956D}" type="sibTrans" cxnId="{6F8D297B-EFA0-4765-A01B-F7235E2E331D}">
      <dgm:prSet/>
      <dgm:spPr/>
      <dgm:t xml:space="preserve">
        <a:bodyPr/>
        <a:lstStyle/>
        <a:p>
          <a:endParaRPr lang="nb-NO"/>
        </a:p>
      </dgm:t>
    </dgm:pt>
    <dgm:pt modelId="{729894D6-8EE8-4616-BED3-564311F24892}">
      <dgm:prSet/>
      <dgm:spPr/>
      <dgm:t xml:space="preserve">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xml:space="preserve">
        <a:bodyPr/>
        <a:lstStyle/>
        <a:p>
          <a:endParaRPr lang="nb-NO"/>
        </a:p>
      </dgm:t>
    </dgm:pt>
    <dgm:pt modelId="{EC33DC18-2F00-423C-B39A-CAE425D3B50E}" type="sibTrans" cxnId="{5929BD26-CE4C-4F75-85EE-5C37397E4267}">
      <dgm:prSet/>
      <dgm:spPr/>
      <dgm:t xml:space="preserve">
        <a:bodyPr/>
        <a:lstStyle/>
        <a:p>
          <a:endParaRPr lang="nb-NO"/>
        </a:p>
      </dgm:t>
    </dgm:pt>
    <dgm:pt modelId="{B6EBA597-7A1E-476D-8A65-55960DEC157F}">
      <dgm:prSet/>
      <dgm:spPr/>
      <dgm:t xml:space="preserve">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xml:space="preserve">
        <a:bodyPr/>
        <a:lstStyle/>
        <a:p>
          <a:endParaRPr lang="nb-NO"/>
        </a:p>
      </dgm:t>
    </dgm:pt>
    <dgm:pt modelId="{AC7B5F1A-5CDB-4084-A273-10861BFA344C}" type="sibTrans" cxnId="{073F761B-F5D3-4288-972B-B87060C4E327}">
      <dgm:prSet/>
      <dgm:spPr/>
      <dgm:t xml:space="preserve">
        <a:bodyPr/>
        <a:lstStyle/>
        <a:p>
          <a:endParaRPr lang="nb-NO"/>
        </a:p>
      </dgm:t>
    </dgm:pt>
    <dgm:pt modelId="{9248A400-5260-4941-AE51-47E92F57F141}">
      <dgm:prSet/>
      <dgm:spPr/>
      <dgm:t xml:space="preserve">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xml:space="preserve">
        <a:bodyPr/>
        <a:lstStyle/>
        <a:p>
          <a:endParaRPr lang="nb-NO"/>
        </a:p>
      </dgm:t>
    </dgm:pt>
    <dgm:pt modelId="{E8668131-2965-4D8B-A37B-DFCBE2BDA2F7}" type="sibTrans" cxnId="{5FE7E0C2-EFBA-4344-8345-9E8D1C6F2400}">
      <dgm:prSet/>
      <dgm:spPr/>
      <dgm:t xml:space="preserve">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31B60DE38E904DEA96DE65ADB40957ED"/>
        <w:category>
          <w:name w:val="General"/>
          <w:gallery w:val="placeholder"/>
        </w:category>
        <w:types>
          <w:type w:val="bbPlcHdr"/>
        </w:types>
        <w:behaviors>
          <w:behavior w:val="content"/>
        </w:behaviors>
        <w:guid w:val="{B674273E-BBF7-4A76-9E77-769E0A387EC4}"/>
      </w:docPartPr>
      <w:docPartBody>
        <w:p w:rsidR="00AE2ABF" w:rsidRDefault="00AE2ABF">
          <w:pPr>
            <w:pStyle w:val="31B60DE38E904DEA96DE65ADB40957ED"/>
          </w:pPr>
          <w:r w:rsidRPr="003D6CE0">
            <w:rPr>
              <w:rStyle w:val="PlaceholderText"/>
            </w:rPr>
            <w:t>Click here to enter text.</w:t>
          </w:r>
        </w:p>
      </w:docPartBody>
    </w:docPart>
    <w:docPart>
      <w:docPartPr>
        <w:name w:val="F96B0671BD9547DFB0FE48ABA4EF6148"/>
        <w:category>
          <w:name w:val="General"/>
          <w:gallery w:val="placeholder"/>
        </w:category>
        <w:types>
          <w:type w:val="bbPlcHdr"/>
        </w:types>
        <w:behaviors>
          <w:behavior w:val="content"/>
        </w:behaviors>
        <w:guid w:val="{92D21823-6431-442C-842B-6550C7834333}"/>
      </w:docPartPr>
      <w:docPartBody>
        <w:p w:rsidR="00AE2ABF" w:rsidRDefault="00AE2ABF">
          <w:pPr>
            <w:pStyle w:val="F96B0671BD9547DFB0FE48ABA4EF6148"/>
          </w:pPr>
          <w:r w:rsidRPr="003D6CE0">
            <w:rPr>
              <w:rStyle w:val="PlaceholderText"/>
            </w:rPr>
            <w:t>Click here to enter text.</w:t>
          </w:r>
        </w:p>
      </w:docPartBody>
    </w:docPart>
    <w:docPart>
      <w:docPartPr>
        <w:name w:val="828DDAD25B144969BE94029BA4DD56CE"/>
        <w:category>
          <w:name w:val="General"/>
          <w:gallery w:val="placeholder"/>
        </w:category>
        <w:types>
          <w:type w:val="bbPlcHdr"/>
        </w:types>
        <w:behaviors>
          <w:behavior w:val="content"/>
        </w:behaviors>
        <w:guid w:val="{589DA85E-C3A5-4A0B-A963-24C90B3B248A}"/>
      </w:docPartPr>
      <w:docPartBody>
        <w:p w:rsidR="00AE2ABF" w:rsidRDefault="00AE2ABF">
          <w:pPr>
            <w:pStyle w:val="828DDAD25B144969BE94029BA4DD56CE"/>
          </w:pPr>
          <w:r w:rsidRPr="003D6CE0">
            <w:rPr>
              <w:rStyle w:val="PlaceholderText"/>
            </w:rPr>
            <w:t>Click here to enter text.</w:t>
          </w:r>
        </w:p>
      </w:docPartBody>
    </w:docPart>
    <w:docPart>
      <w:docPartPr>
        <w:name w:val="9533D1B2D1574FB4AAA3E538F454A480"/>
        <w:category>
          <w:name w:val="General"/>
          <w:gallery w:val="placeholder"/>
        </w:category>
        <w:types>
          <w:type w:val="bbPlcHdr"/>
        </w:types>
        <w:behaviors>
          <w:behavior w:val="content"/>
        </w:behaviors>
        <w:guid w:val="{C3397F8E-65CF-4E0A-9ECF-F7FA7D7C2E47}"/>
      </w:docPartPr>
      <w:docPartBody>
        <w:p w:rsidR="00AE2ABF" w:rsidRDefault="00AE2ABF">
          <w:pPr>
            <w:pStyle w:val="9533D1B2D1574FB4AAA3E538F454A480"/>
          </w:pPr>
          <w:r w:rsidRPr="003D6CE0">
            <w:rPr>
              <w:rStyle w:val="PlaceholderText"/>
            </w:rPr>
            <w:t>Click here to enter text.</w:t>
          </w:r>
        </w:p>
      </w:docPartBody>
    </w:docPart>
    <w:docPart>
      <w:docPartPr>
        <w:name w:val="EEA1ED1E95CF4576A362B2E50724A083"/>
        <w:category>
          <w:name w:val="General"/>
          <w:gallery w:val="placeholder"/>
        </w:category>
        <w:types>
          <w:type w:val="bbPlcHdr"/>
        </w:types>
        <w:behaviors>
          <w:behavior w:val="content"/>
        </w:behaviors>
        <w:guid w:val="{A605A8D5-2D51-479F-A101-4666578E80D2}"/>
      </w:docPartPr>
      <w:docPartBody>
        <w:p w:rsidR="00AE2ABF" w:rsidRDefault="00AE2ABF">
          <w:pPr>
            <w:pStyle w:val="EEA1ED1E95CF4576A362B2E50724A083"/>
          </w:pPr>
          <w:r w:rsidRPr="003D6CE0">
            <w:rPr>
              <w:rStyle w:val="PlaceholderText"/>
            </w:rPr>
            <w:t>Click here to enter text.</w:t>
          </w:r>
        </w:p>
      </w:docPartBody>
    </w:docPart>
    <w:docPart>
      <w:docPartPr>
        <w:name w:val="B27F66C0C5404532B0C3BC96C9730719"/>
        <w:category>
          <w:name w:val="General"/>
          <w:gallery w:val="placeholder"/>
        </w:category>
        <w:types>
          <w:type w:val="bbPlcHdr"/>
        </w:types>
        <w:behaviors>
          <w:behavior w:val="content"/>
        </w:behaviors>
        <w:guid w:val="{B12CE596-233A-4E45-9F9B-57F78E7C0CFF}"/>
      </w:docPartPr>
      <w:docPartBody>
        <w:p w:rsidR="00AE2ABF" w:rsidRDefault="00AE2ABF">
          <w:pPr>
            <w:pStyle w:val="B27F66C0C5404532B0C3BC96C9730719"/>
          </w:pPr>
          <w:r w:rsidRPr="003D6CE0">
            <w:rPr>
              <w:rStyle w:val="PlaceholderText"/>
            </w:rPr>
            <w:t>Click here to enter text.</w:t>
          </w:r>
        </w:p>
      </w:docPartBody>
    </w:docPart>
    <w:docPart>
      <w:docPartPr>
        <w:name w:val="EDACEA79EC04416495D1EAF6EE557A5E"/>
        <w:category>
          <w:name w:val="General"/>
          <w:gallery w:val="placeholder"/>
        </w:category>
        <w:types>
          <w:type w:val="bbPlcHdr"/>
        </w:types>
        <w:behaviors>
          <w:behavior w:val="content"/>
        </w:behaviors>
        <w:guid w:val="{303431FF-32C6-4CD8-9C11-05719A64084A}"/>
      </w:docPartPr>
      <w:docPartBody>
        <w:p w:rsidR="00AE2ABF" w:rsidRDefault="00AE2ABF">
          <w:pPr>
            <w:pStyle w:val="EDACEA79EC04416495D1EAF6EE557A5E"/>
          </w:pPr>
          <w:r w:rsidRPr="003D6CE0">
            <w:rPr>
              <w:rStyle w:val="PlaceholderText"/>
            </w:rPr>
            <w:t>Click here to enter text.</w:t>
          </w:r>
        </w:p>
      </w:docPartBody>
    </w:docPart>
    <w:docPart>
      <w:docPartPr>
        <w:name w:val="2CD9F1DF548F434F9A94B4ADF0F6A81C"/>
        <w:category>
          <w:name w:val="General"/>
          <w:gallery w:val="placeholder"/>
        </w:category>
        <w:types>
          <w:type w:val="bbPlcHdr"/>
        </w:types>
        <w:behaviors>
          <w:behavior w:val="content"/>
        </w:behaviors>
        <w:guid w:val="{1DFE4038-D5DB-4D9D-A091-FCE031859D30}"/>
      </w:docPartPr>
      <w:docPartBody>
        <w:p w:rsidR="00AE2ABF" w:rsidRDefault="00AE2ABF">
          <w:pPr>
            <w:pStyle w:val="2CD9F1DF548F434F9A94B4ADF0F6A81C"/>
          </w:pPr>
          <w:r w:rsidRPr="003D6CE0">
            <w:rPr>
              <w:rStyle w:val="PlaceholderText"/>
            </w:rPr>
            <w:t>Click here to enter text.</w:t>
          </w:r>
        </w:p>
      </w:docPartBody>
    </w:docPart>
    <w:docPart>
      <w:docPartPr>
        <w:name w:val="1F61B410AC604BDF85B242CED41CA6E0"/>
        <w:category>
          <w:name w:val="General"/>
          <w:gallery w:val="placeholder"/>
        </w:category>
        <w:types>
          <w:type w:val="bbPlcHdr"/>
        </w:types>
        <w:behaviors>
          <w:behavior w:val="content"/>
        </w:behaviors>
        <w:guid w:val="{D4B91578-515E-403C-9524-55DEDC457D6E}"/>
      </w:docPartPr>
      <w:docPartBody>
        <w:p w:rsidR="00AE2ABF" w:rsidRDefault="00AE2ABF">
          <w:pPr>
            <w:pStyle w:val="1F61B410AC604BDF85B242CED41CA6E0"/>
          </w:pPr>
          <w:r w:rsidRPr="003D6CE0">
            <w:rPr>
              <w:rStyle w:val="PlaceholderText"/>
            </w:rPr>
            <w:t>Click here to enter text.</w:t>
          </w:r>
        </w:p>
      </w:docPartBody>
    </w:docPart>
    <w:docPart>
      <w:docPartPr>
        <w:name w:val="FE5DE82AC55743BD8B853FDA3AA17026"/>
        <w:category>
          <w:name w:val="General"/>
          <w:gallery w:val="placeholder"/>
        </w:category>
        <w:types>
          <w:type w:val="bbPlcHdr"/>
        </w:types>
        <w:behaviors>
          <w:behavior w:val="content"/>
        </w:behaviors>
        <w:guid w:val="{233E35C3-C6EB-4B2A-96D9-47FE217FA8AD}"/>
      </w:docPartPr>
      <w:docPartBody>
        <w:p w:rsidR="00AE2ABF" w:rsidRDefault="00AE2ABF">
          <w:pPr>
            <w:pStyle w:val="FE5DE82AC55743BD8B853FDA3AA17026"/>
          </w:pPr>
          <w:r w:rsidRPr="003D6CE0">
            <w:rPr>
              <w:rStyle w:val="PlaceholderText"/>
            </w:rPr>
            <w:t>Click here to enter text.</w:t>
          </w:r>
        </w:p>
      </w:docPartBody>
    </w:docPart>
    <w:docPart>
      <w:docPartPr>
        <w:name w:val="EE5591689DDE4C1596213F175E31541C"/>
        <w:category>
          <w:name w:val="General"/>
          <w:gallery w:val="placeholder"/>
        </w:category>
        <w:types>
          <w:type w:val="bbPlcHdr"/>
        </w:types>
        <w:behaviors>
          <w:behavior w:val="content"/>
        </w:behaviors>
        <w:guid w:val="{93D9EF79-0589-4A72-8E14-DE5D82D9ED7E}"/>
      </w:docPartPr>
      <w:docPartBody>
        <w:p w:rsidR="00AE2ABF" w:rsidRDefault="00AE2ABF">
          <w:pPr>
            <w:pStyle w:val="EE5591689DDE4C1596213F175E31541C"/>
          </w:pPr>
          <w:r w:rsidRPr="003D6CE0">
            <w:rPr>
              <w:rStyle w:val="PlaceholderText"/>
            </w:rPr>
            <w:t>Click here to enter text.</w:t>
          </w:r>
        </w:p>
      </w:docPartBody>
    </w:docPart>
    <w:docPart>
      <w:docPartPr>
        <w:name w:val="E42EDE135E56475382E7AAC354068A50"/>
        <w:category>
          <w:name w:val="General"/>
          <w:gallery w:val="placeholder"/>
        </w:category>
        <w:types>
          <w:type w:val="bbPlcHdr"/>
        </w:types>
        <w:behaviors>
          <w:behavior w:val="content"/>
        </w:behaviors>
        <w:guid w:val="{28134BF8-4F6F-4DEB-A370-2EF192414008}"/>
      </w:docPartPr>
      <w:docPartBody>
        <w:p w:rsidR="00AE2ABF" w:rsidRDefault="00AE2ABF">
          <w:pPr>
            <w:pStyle w:val="E42EDE135E56475382E7AAC354068A50"/>
          </w:pPr>
          <w:r w:rsidRPr="003D6CE0">
            <w:rPr>
              <w:rStyle w:val="PlaceholderText"/>
            </w:rPr>
            <w:t>Click here to enter text.</w:t>
          </w:r>
        </w:p>
      </w:docPartBody>
    </w:docPart>
    <w:docPart>
      <w:docPartPr>
        <w:name w:val="23D82732C6844E6DB1540D78C84909E1"/>
        <w:category>
          <w:name w:val="General"/>
          <w:gallery w:val="placeholder"/>
        </w:category>
        <w:types>
          <w:type w:val="bbPlcHdr"/>
        </w:types>
        <w:behaviors>
          <w:behavior w:val="content"/>
        </w:behaviors>
        <w:guid w:val="{01E3058C-820A-4782-9726-5D5657788D0F}"/>
      </w:docPartPr>
      <w:docPartBody>
        <w:p w:rsidR="00AE2ABF" w:rsidRDefault="00AE2ABF">
          <w:pPr>
            <w:pStyle w:val="23D82732C6844E6DB1540D78C84909E1"/>
          </w:pPr>
          <w:r w:rsidRPr="003D6CE0">
            <w:rPr>
              <w:rStyle w:val="PlaceholderText"/>
            </w:rPr>
            <w:t>Click here to enter text.</w:t>
          </w:r>
        </w:p>
      </w:docPartBody>
    </w:docPart>
    <w:docPart>
      <w:docPartPr>
        <w:name w:val="D07602C9D9F64234A47D729FA71C5C81"/>
        <w:category>
          <w:name w:val="General"/>
          <w:gallery w:val="placeholder"/>
        </w:category>
        <w:types>
          <w:type w:val="bbPlcHdr"/>
        </w:types>
        <w:behaviors>
          <w:behavior w:val="content"/>
        </w:behaviors>
        <w:guid w:val="{67520C16-B1BB-4513-8A63-3145D660DB60}"/>
      </w:docPartPr>
      <w:docPartBody>
        <w:p w:rsidR="00AE2ABF" w:rsidRDefault="00AE2ABF">
          <w:pPr>
            <w:pStyle w:val="D07602C9D9F64234A47D729FA71C5C81"/>
          </w:pPr>
          <w:r w:rsidRPr="003D6CE0">
            <w:rPr>
              <w:rStyle w:val="PlaceholderText"/>
            </w:rPr>
            <w:t>Click here to enter text.</w:t>
          </w:r>
        </w:p>
      </w:docPartBody>
    </w:docPart>
    <w:docPart>
      <w:docPartPr>
        <w:name w:val="D482AA84B14543F7AA646D9B8C2F020A"/>
        <w:category>
          <w:name w:val="General"/>
          <w:gallery w:val="placeholder"/>
        </w:category>
        <w:types>
          <w:type w:val="bbPlcHdr"/>
        </w:types>
        <w:behaviors>
          <w:behavior w:val="content"/>
        </w:behaviors>
        <w:guid w:val="{F16CCAF8-7729-49C7-A670-298E83D1A18E}"/>
      </w:docPartPr>
      <w:docPartBody>
        <w:p w:rsidR="00AE2ABF" w:rsidRDefault="00AE2ABF">
          <w:pPr>
            <w:pStyle w:val="D482AA84B14543F7AA646D9B8C2F020A"/>
          </w:pPr>
          <w:r w:rsidRPr="00F37FE2">
            <w:rPr>
              <w:lang w:val="en-GB"/>
            </w:rPr>
            <w:t>[frame agreement number/reference]</w:t>
          </w:r>
        </w:p>
      </w:docPartBody>
    </w:docPart>
    <w:docPart>
      <w:docPartPr>
        <w:name w:val="36F39BD08E09478CB47A5CDD649BCD67"/>
        <w:category>
          <w:name w:val="General"/>
          <w:gallery w:val="placeholder"/>
        </w:category>
        <w:types>
          <w:type w:val="bbPlcHdr"/>
        </w:types>
        <w:behaviors>
          <w:behavior w:val="content"/>
        </w:behaviors>
        <w:guid w:val="{CB2E2A81-2019-4605-B5CE-07C2866A9205}"/>
      </w:docPartPr>
      <w:docPartBody>
        <w:p w:rsidR="00AE2ABF" w:rsidRDefault="00AE2ABF">
          <w:pPr>
            <w:pStyle w:val="36F39BD08E09478CB47A5CDD649BCD67"/>
          </w:pPr>
          <w:r w:rsidRPr="003D6CE0">
            <w:rPr>
              <w:rStyle w:val="PlaceholderText"/>
            </w:rPr>
            <w:t>Click here to enter text.</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E4DB067BEA3343728117AF63D3171B05"/>
        <w:category>
          <w:name w:val="General"/>
          <w:gallery w:val="placeholder"/>
        </w:category>
        <w:types>
          <w:type w:val="bbPlcHdr"/>
        </w:types>
        <w:behaviors>
          <w:behavior w:val="content"/>
        </w:behaviors>
        <w:guid w:val="{3E0A60CE-85E9-4DCD-A37F-359891E726C9}"/>
      </w:docPartPr>
      <w:docPartBody>
        <w:p w:rsidR="006E5EBB" w:rsidRDefault="00AE2ABF" w:rsidP="00AE2ABF">
          <w:pPr>
            <w:pStyle w:val="E4DB067BEA3343728117AF63D3171B05"/>
          </w:pPr>
          <w:r w:rsidRPr="00F37FE2">
            <w:rPr>
              <w:vanish/>
            </w:rPr>
            <w:t>[currency]</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497C72"/>
    <w:rsid w:val="0051014E"/>
    <w:rsid w:val="00580DBA"/>
    <w:rsid w:val="005B1B1E"/>
    <w:rsid w:val="005F597A"/>
    <w:rsid w:val="00604684"/>
    <w:rsid w:val="006D7507"/>
    <w:rsid w:val="006D7EA3"/>
    <w:rsid w:val="006E5EBB"/>
    <w:rsid w:val="00843874"/>
    <w:rsid w:val="008455E6"/>
    <w:rsid w:val="00852414"/>
    <w:rsid w:val="00870E13"/>
    <w:rsid w:val="009242EE"/>
    <w:rsid w:val="00AE2ABF"/>
    <w:rsid w:val="00FA34D2"/>
    <w:rsid w:val="00FC53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6" ma:contentTypeDescription="Create a new document." ma:contentTypeScope="" ma:versionID="ce687fcbe731afe333fc7b38e4a5c06c">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cb3cc9032c53f1d844c508e862072fb8"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root>
  <Tag name="DpPropTitle01"/>
  <Tag name="DgCustomer01"/>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4.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Props1.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2.xml><?xml version="1.0" encoding="utf-8"?>
<ds:datastoreItem xmlns:ds="http://schemas.openxmlformats.org/officeDocument/2006/customXml" ds:itemID="{FF96D551-C8EF-4E69-9D5B-F1323CF9D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080735-027D-44B9-A4A0-910DD22B4D04}">
  <ds:schemaRefs/>
</ds:datastoreItem>
</file>

<file path=customXml/itemProps4.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3077</Words>
  <Characters>16003</Characters>
  <Application>Microsoft Office Word</Application>
  <DocSecurity>0</DocSecurity>
  <Lines>640</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2</cp:revision>
  <dcterms:created xsi:type="dcterms:W3CDTF">2026-03-09T21:16:00Z</dcterms:created>
  <dcterms:modified xsi:type="dcterms:W3CDTF">2026-03-09T21:16:00Z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y fmtid="{D5CDD505-2E9C-101B-9397-08002B2CF9AE}" pid="14" name="docLang">
    <vt:lpwstr>en</vt:lpwstr>
  </property>
</Properties>
</file>