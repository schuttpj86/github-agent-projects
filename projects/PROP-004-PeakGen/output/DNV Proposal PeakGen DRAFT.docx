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t xml:space="preserve">Proposal for </w:t>
            </w:r>
          </w:p>
          <w:p w14:paraId="7D10DBEB" w14:textId="77777777" w:rsidR="00F37FE2" w:rsidRPr="00F37FE2" w:rsidRDefault="00000000" w:rsidP="00814BAA">
            <w:pPr>
              <w:pStyle w:val="DNVGL-Cover-ReportTitle"/>
            </w:pPr>
            <w:sdt>
              <w:sdtPr>
                <w:alias w:val="Proposal title"/>
                <w:tag w:val="DpPropTitle01"/>
                <w:id w:val="-289053439"/>
                <w:placeholder>
                  <w:docPart w:val="C362823881DF4A5DA4E8F99227EB6603"/>
                </w:placeholder>
                <w:showingPlcHdr/>
                <w:dataBinding w:xpath="//Tag[@name='DpPropTitle01']" w:storeItemID="{9B080735-027D-44B9-A4A0-910DD22B4D04}"/>
                <w:text w:multiLine="1"/>
              </w:sdtPr>
              <w:sdtContent>
                <w:r>
                  <w:rPr>
                    <w:rStyle w:val="PlaceholderText"/>
                  </w:rPr>
                  <w:t>[Proposal title]</w:t>
                </w:r>
              </w:sdtContent>
            </w:sdt>
          </w:p>
          <w:sdt>
            <w:sdtPr>
              <w:alias w:val="Customer name"/>
              <w:tag w:val="DgCustomer01"/>
              <w:id w:val="577260748"/>
              <w:placeholder>
                <w:docPart w:val="6DB14821FC2A446CBC0E4520B11292B8"/>
              </w:placeholder>
              <w:showingPlcHdr/>
              <w:dataBinding w:xpath="//Tag[@name='DgCustomer01']" w:storeItemID="{9B080735-027D-44B9-A4A0-910DD22B4D04}"/>
              <w:text w:multiLine="1"/>
            </w:sdtPr>
            <w:sdtContent>
              <w:p w14:paraId="0AD1AF0D" w14:textId="77777777" w:rsidR="00F37FE2" w:rsidRPr="00F37FE2" w:rsidRDefault="00F37FE2" w:rsidP="00814BAA">
                <w:pPr>
                  <w:pStyle w:val="DNVGL-Cover-Company"/>
                </w:pPr>
                <w:r>
                  <w:rPr>
                    <w:rStyle w:val="PlaceholderText"/>
                  </w:rPr>
                  <w:t>[Customer name]</w:t>
                </w:r>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Pr>
                <w:b/>
                <w:bCs/>
              </w:rPr>
              <w:t>Customer Reference:</w:t>
            </w:r>
            <w:r>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Pr>
                    <w:rStyle w:val="PlaceholderText"/>
                  </w:rPr>
                  <w:t>[Customer reference]</w:t>
                </w:r>
              </w:sdtContent>
            </w:sdt>
          </w:p>
          <w:p w14:paraId="2260B820" w14:textId="77777777" w:rsidR="00F37FE2" w:rsidRPr="00F37FE2" w:rsidRDefault="00F37FE2" w:rsidP="00814BAA">
            <w:pPr>
              <w:pStyle w:val="DNVGL-Details"/>
            </w:pPr>
            <w:r>
              <w:rPr>
                <w:b/>
                <w:bCs/>
              </w:rPr>
              <w:t>DNV doc No:</w:t>
            </w:r>
            <w:r>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Pr>
                    <w:rStyle w:val="PlaceholderText"/>
                  </w:rPr>
                  <w:t>[DNV doc No.]</w:t>
                </w:r>
              </w:sdtContent>
            </w:sdt>
          </w:p>
          <w:p w14:paraId="738465B5" w14:textId="77777777" w:rsidR="00F37FE2" w:rsidRPr="00F37FE2" w:rsidRDefault="00F37FE2" w:rsidP="00814BAA">
            <w:pPr>
              <w:pStyle w:val="DNVGL-Details"/>
            </w:pPr>
            <w:r>
              <w:rPr>
                <w:b/>
                <w:bCs/>
              </w:rPr>
              <w:t>Date of first issue:</w:t>
            </w:r>
            <w:r>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Pr>
                    <w:rStyle w:val="PlaceholderText"/>
                  </w:rPr>
                  <w:t>[Date of issue]</w:t>
                </w:r>
              </w:sdtContent>
            </w:sdt>
          </w:p>
          <w:p w14:paraId="393ED8E6" w14:textId="77777777" w:rsidR="00F37FE2" w:rsidRPr="00F37FE2" w:rsidRDefault="00F37FE2" w:rsidP="00814BAA">
            <w:pPr>
              <w:pStyle w:val="DNVGL-Details"/>
            </w:pPr>
            <w:r>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Pr>
                    <w:sz w:val="13"/>
                    <w:szCs w:val="13"/>
                  </w:rPr>
                  <w:t xml:space="preserve">Title page. </w:t>
                  <w:tab/>
                </w:r>
                <w:r>
                  <w:rPr>
                    <w:i/>
                    <w:iCs/>
                    <w:sz w:val="13"/>
                    <w:szCs w:val="13"/>
                    <w:vertAlign w:val="superscript"/>
                  </w:rPr>
                  <w:t>1</w:t>
                </w:r>
                <w:r>
                  <w:rPr>
                    <w:i/>
                    <w:iCs/>
                    <w:sz w:val="13"/>
                    <w:szCs w:val="13"/>
                  </w:rPr>
                  <w:t xml:space="preserve"> Displayed on front cover.   </w:t>
                </w:r>
                <w:r>
                  <w:rPr>
                    <w:i/>
                    <w:iCs/>
                    <w:sz w:val="13"/>
                    <w:szCs w:val="13"/>
                    <w:vertAlign w:val="superscript"/>
                  </w:rPr>
                  <w:t>2)</w:t>
                </w:r>
                <w:r>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Pr>
                    <w:sz w:val="13"/>
                    <w:szCs w:val="13"/>
                  </w:rPr>
                  <w:t>Tips for easy filling in data: Place cursor in the first field. Edit. Then use Tab to go to next field (Shift-Tab to go to prev.).</w:t>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t>Customer Name:</w:t>
            </w:r>
            <w:sdt>
              <w:sdtPr>
                <w:id w:val="1719863031"/>
                <w:lock w:val="contentLocked"/>
                <w:placeholder>
                  <w:docPart w:val="825F6F3F1EE3478AB704E1A852F6166B"/>
                </w:placeholder>
                <w:group/>
              </w:sdtPr>
              <w:sdtContent>
                <w:bookmarkStart w:id="1" w:name="_preHiddenText10012"/>
                <w:r>
                  <w:rPr>
                    <w:vanish/>
                    <w:color w:val="FF0000"/>
                    <w:vertAlign w:val="superscript"/>
                  </w:rPr>
                  <w:t>1</w:t>
                </w:r>
                <w:bookmarkEnd w:id="1"/>
                <w:r>
                  <w:t xml:space="preserve"> </w:t>
                </w:r>
              </w:sdtContent>
            </w:sdt>
          </w:p>
        </w:tc>
        <w:sdt>
          <w:sdtPr>
            <w:tag w:val="DgCustomer01"/>
            <w:id w:val="1018657389"/>
            <w:placeholder>
              <w:docPart w:val="188CDC9F916747AB8562A7D79B4DD691"/>
            </w:placeholder>
            <w:showingPlcHdr/>
            <w:dataBinding w:xpath="//Tag[@name='DgCustomer01']" w:storeItemID="{9B080735-027D-44B9-A4A0-910DD22B4D04}"/>
            <w:text w:multiLine="1"/>
          </w:sdtPr>
          <w:sdtContent>
            <w:tc>
              <w:tcPr>
                <w:tcW w:w="6180" w:type="dxa"/>
                <w:tcMar>
                  <w:right w:w="0" w:type="dxa"/>
                </w:tcMar>
              </w:tcPr>
              <w:p w14:paraId="7E9896A4" w14:textId="77777777" w:rsidR="00F37FE2" w:rsidRPr="00F37FE2" w:rsidRDefault="00F37FE2" w:rsidP="00814BAA">
                <w:pPr>
                  <w:pStyle w:val="DNVGL-Details"/>
                </w:pPr>
                <w:r>
                  <w:rPr>
                    <w:rStyle w:val="PlaceholderText"/>
                  </w:rPr>
                  <w:t>[Customer Name]</w:t>
                </w:r>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t>Customer Address:</w:t>
            </w:r>
          </w:p>
        </w:tc>
        <w:sdt>
          <w:sdtPr>
            <w:tag w:val="DgCustomerAddress01"/>
            <w:id w:val="-1482610702"/>
            <w:placeholder>
              <w:docPart w:val="399A62FFF7F144E3BB16AFCC24A59B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t>Customer Reference:</w:t>
            </w:r>
            <w:sdt>
              <w:sdtPr>
                <w:id w:val="1274593945"/>
                <w:lock w:val="contentLocked"/>
                <w:placeholder>
                  <w:docPart w:val="D9546B4866A8435D8D68E9D380E6A5FB"/>
                </w:placeholder>
                <w:group/>
              </w:sdtPr>
              <w:sdtContent>
                <w:bookmarkStart w:id="2" w:name="_preHiddenText10013"/>
                <w:r>
                  <w:rPr>
                    <w:vanish/>
                    <w:color w:val="FF0000"/>
                    <w:vertAlign w:val="superscript"/>
                  </w:rPr>
                  <w:t>1</w:t>
                </w:r>
                <w:bookmarkEnd w:id="2"/>
                <w:r>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t>Energy Systems</w:t>
                </w:r>
              </w:p>
            </w:tc>
          </w:sdtContent>
        </w:sdt>
      </w:tr>
      <w:tr w:rsidR="00F37FE2" w:rsidRPr="00D00097" w14:paraId="1CBCF010" w14:textId="77777777" w:rsidTr="00917B3B">
        <w:trPr>
          <w:cantSplit/>
        </w:trPr>
        <w:tc>
          <w:tcPr>
            <w:tcW w:w="3402" w:type="dxa"/>
          </w:tcPr>
          <w:p w14:paraId="09EE2EED" w14:textId="77777777" w:rsidR="00F37FE2" w:rsidRPr="00F37FE2" w:rsidRDefault="00F37FE2" w:rsidP="00814BAA">
            <w:pPr>
              <w:pStyle w:val="DNVGL-Details"/>
            </w:pPr>
            <w:r>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Pr>
                    <w:lang w:val="nl-NL"/>
                  </w:rPr>
                  <w:t>Utrechtseweg 310-B50, 6812 AR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 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3" w:name="_Hlk65154685"/>
            <w:r>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+31 6 xxxx xxxx</w:t>
                </w:r>
              </w:p>
            </w:tc>
          </w:sdtContent>
        </w:sdt>
      </w:tr>
      <w:bookmarkEnd w:id="3"/>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t>DNV Org. No.:</w:t>
            </w:r>
          </w:p>
        </w:tc>
        <w:sdt>
          <w:sdtPr>
            <w:tag w:val="DgDnvEnterpriseNo01"/>
            <w:id w:val="-1512834723"/>
            <w:placeholder>
              <w:docPart w:val="B5E03ABA910540C9A3438CCFAF17E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t>DNV doc. No.:</w:t>
            </w:r>
            <w:sdt>
              <w:sdtPr>
                <w:id w:val="304747735"/>
                <w:lock w:val="contentLocked"/>
                <w:placeholder>
                  <w:docPart w:val="89F73833BC5E4FB19653B1EE3417AEAD"/>
                </w:placeholder>
                <w:group/>
              </w:sdtPr>
              <w:sdtContent>
                <w:bookmarkStart w:id="4" w:name="_preHiddenText10014"/>
                <w:r>
                  <w:rPr>
                    <w:vanish/>
                    <w:color w:val="FF0000"/>
                    <w:vertAlign w:val="superscript"/>
                  </w:rPr>
                  <w:t>1,2</w:t>
                </w:r>
                <w:bookmarkEnd w:id="4"/>
                <w:r>
                  <w:t xml:space="preserve"> </w:t>
                </w:r>
              </w:sdtContent>
            </w:sdt>
          </w:p>
        </w:tc>
        <w:sdt>
          <w:sdtPr>
            <w:tag w:val="DgDNVDocNo01"/>
            <w:id w:val="1077020185"/>
            <w:placeholder>
              <w:docPart w:val="3EB436E1E30B4CCCB3EBB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t>Proposal Title:</w:t>
            </w:r>
            <w:sdt>
              <w:sdtPr>
                <w:id w:val="-1033952140"/>
                <w:lock w:val="contentLocked"/>
                <w:placeholder>
                  <w:docPart w:val="89B01DDCECE943478A7974780691BB3C"/>
                </w:placeholder>
                <w:group/>
              </w:sdtPr>
              <w:sdtContent>
                <w:bookmarkStart w:id="5" w:name="_preHiddenText10015"/>
                <w:r>
                  <w:rPr>
                    <w:vanish/>
                    <w:color w:val="FF0000"/>
                    <w:vertAlign w:val="superscript"/>
                  </w:rPr>
                  <w:t>1</w:t>
                </w:r>
                <w:bookmarkEnd w:id="5"/>
                <w:r>
                  <w:t xml:space="preserve"> </w:t>
                </w:r>
              </w:sdtContent>
            </w:sdt>
          </w:p>
        </w:tc>
        <w:sdt>
          <w:sdtPr>
            <w:tag w:val="DpPropTitle01"/>
            <w:id w:val="-701016395"/>
            <w:placeholder>
              <w:docPart w:val="1D2F5E1714D54997B67D14FB4C01DDAB"/>
            </w:placeholder>
            <w:showingPlcHdr/>
            <w:dataBinding w:xpath="//Tag[@name='DpPropTitle01']" w:storeItemID="{9B080735-027D-44B9-A4A0-910DD22B4D04}"/>
            <w:text w:multiLine="1"/>
          </w:sdtPr>
          <w:sdtContent>
            <w:tc>
              <w:tcPr>
                <w:tcW w:w="6180" w:type="dxa"/>
                <w:tcMar>
                  <w:right w:w="0" w:type="dxa"/>
                </w:tcMar>
              </w:tcPr>
              <w:p w14:paraId="5409F694" w14:textId="77777777" w:rsidR="00F37FE2" w:rsidRPr="00F37FE2" w:rsidRDefault="00F37FE2" w:rsidP="00814BAA">
                <w:pPr>
                  <w:pStyle w:val="DNVGL-Details"/>
                </w:pPr>
                <w:r>
                  <w:rPr>
                    <w:rStyle w:val="PlaceholderText"/>
                  </w:rPr>
                  <w:t>[Proposal Title]</w:t>
                </w:r>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t>Date of first issue:</w:t>
            </w:r>
            <w:sdt>
              <w:sdtPr>
                <w:id w:val="-1036500035"/>
                <w:lock w:val="contentLocked"/>
                <w:placeholder>
                  <w:docPart w:val="292607AEA5FC421DB1D2B5AF6B584875"/>
                </w:placeholder>
                <w:group/>
              </w:sdtPr>
              <w:sdtContent>
                <w:bookmarkStart w:id="6" w:name="_preHiddenText10016"/>
                <w:r>
                  <w:rPr>
                    <w:vanish/>
                    <w:color w:val="FF0000"/>
                    <w:vertAlign w:val="superscript"/>
                  </w:rPr>
                  <w:t>2</w:t>
                </w:r>
                <w:bookmarkEnd w:id="6"/>
                <w:r>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t>3</w:t>
                </w:r>
              </w:sdtContent>
            </w:sdt>
            <w:r>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t>Terms and Conditions:</w:t>
            </w:r>
          </w:p>
        </w:tc>
        <w:tc>
          <w:tcPr>
            <w:tcW w:w="6180" w:type="dxa"/>
          </w:tcPr>
          <w:p w14:paraId="5F30F7AF" w14:textId="32B75A9E" w:rsidR="00F37FE2" w:rsidRPr="00F37FE2" w:rsidRDefault="00F37FE2" w:rsidP="00814BAA">
            <w:pPr>
              <w:pStyle w:val="DNVGL-Details"/>
            </w:pPr>
            <w:r>
              <w:t>See Section Contractual</w:t>
            </w:r>
          </w:p>
        </w:tc>
      </w:tr>
    </w:tbl>
    <w:p w14:paraId="76FDEFDA" w14:textId="77777777" w:rsidR="00F37FE2" w:rsidRPr="00F37FE2" w:rsidRDefault="00F37FE2" w:rsidP="00814BAA">
      <w:pPr>
        <w:pStyle w:val="DNVGL-capTable"/>
        <w:pBdr>
          <w:bottom w:val="single" w:sz="4" w:space="1" w:color="009FDA"/>
        </w:pBdr>
      </w:pPr>
      <w:r>
        <w:t>Confidentiality</w:t>
      </w:r>
    </w:p>
    <w:p w14:paraId="06E76CDE" w14:textId="282C1A3C" w:rsidR="00F37FE2" w:rsidRDefault="00F37FE2" w:rsidP="00814BAA">
      <w:pPr>
        <w:pStyle w:val="BodyText"/>
        <w:rPr>
          <w:noProof/>
        </w:rPr>
      </w:pPr>
      <w:r>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7" w:name="Sign1Text"/>
            <w:bookmarkEnd w:id="7"/>
          </w:p>
        </w:tc>
        <w:tc>
          <w:tcPr>
            <w:tcW w:w="1000" w:type="pct"/>
            <w:vMerge w:val="restart"/>
            <w:vAlign w:val="bottom"/>
          </w:tcPr>
          <w:p w14:paraId="582C3C90" w14:textId="77777777" w:rsidR="00F37FE2" w:rsidRPr="00F37FE2" w:rsidRDefault="00F37FE2" w:rsidP="00814BAA">
            <w:pPr>
              <w:pStyle w:val="DNVGL-Signaturesmall"/>
              <w:jc w:val="center"/>
            </w:pPr>
            <w:bookmarkStart w:id="8" w:name="SignStamp"/>
            <w:bookmarkEnd w:id="8"/>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9" w:name="Sign2Text"/>
            <w:bookmarkEnd w:id="9"/>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br w:type="page"/>
      </w:r>
    </w:p>
    <w:p w14:paraId="3927B6AE" w14:textId="77777777" w:rsidR="00F37FE2" w:rsidRPr="00F37FE2" w:rsidRDefault="00F37FE2">
      <w:pPr>
        <w:rPr>
          <w:sz w:val="2"/>
        </w:rPr>
      </w:pPr>
      <w:r>
        <w:rPr>
          <w:sz w:val="2"/>
        </w:rPr>
        <w:lastRenderedPageBreak/>
        <w:t xml:space="preserve"> </w:t>
      </w:r>
    </w:p>
    <w:p w14:paraId="4397FFE3" w14:textId="77777777" w:rsidR="00F37FE2" w:rsidRPr="00F37FE2" w:rsidRDefault="00F37FE2" w:rsidP="00814BAA">
      <w:pPr>
        <w:pStyle w:val="Heading8"/>
      </w:pPr>
      <w:r>
        <w:t>Table of contents</w:t>
      </w:r>
    </w:p>
    <w:p w14:paraId="145CF26F" w14:textId="72B4C59A" w:rsidR="00CB00C3" w:rsidRPr="00D617C0" w:rsidRDefault="00F37FE2">
      <w:pPr>
        <w:pStyle w:val="TOC1"/>
        <w:rPr>
          <w:rFonts w:asciiTheme="minorHAnsi" w:hAnsiTheme="minorHAnsi" w:cstheme="minorBidi"/>
          <w:caps w:val="0"/>
          <w:sz w:val="22"/>
          <w:szCs w:val="22"/>
          <w:lang w:val="en-US" w:eastAsia="nl-NL"/>
        </w:rPr>
      </w:pPr>
      <w:r>
        <w:fldChar w:fldCharType="begin"/>
        <w:instrText xml:space="preserve"> toc \o "1-2" \n "3-9" </w:instrText>
        <w:fldChar w:fldCharType="separate"/>
        <w:t>1</w:t>
      </w:r>
      <w:r>
        <w:rPr>
          <w:rFonts w:asciiTheme="minorHAnsi" w:hAnsiTheme="minorHAnsi" w:cstheme="minorBidi"/>
          <w:caps w:val="0"/>
          <w:sz w:val="22"/>
          <w:szCs w:val="22"/>
          <w:lang w:val="en-US" w:eastAsia="nl-NL"/>
        </w:rPr>
        <w:tab/>
      </w:r>
      <w:r>
        <w:t>Introduction</w:t>
        <w:tab/>
        <w:fldChar w:fldCharType="begin"/>
        <w:instrText xml:space="preserve"> PAGEREF _Toc69300856 \h </w:instrText>
        <w:fldChar w:fldCharType="separate"/>
        <w:t>1</w:t>
        <w:fldChar w:fldCharType="end"/>
      </w:r>
    </w:p>
    <w:p w14:paraId="4CCD47E4" w14:textId="526B95CA" w:rsidR="00CB00C3" w:rsidRPr="00D617C0" w:rsidRDefault="00CB00C3">
      <w:pPr>
        <w:pStyle w:val="TOC1"/>
        <w:rPr>
          <w:rFonts w:asciiTheme="minorHAnsi" w:hAnsiTheme="minorHAnsi" w:cstheme="minorBidi"/>
          <w:caps w:val="0"/>
          <w:sz w:val="22"/>
          <w:szCs w:val="22"/>
          <w:lang w:val="en-US" w:eastAsia="nl-NL"/>
        </w:rPr>
      </w:pPr>
      <w:r>
        <w:t>2</w:t>
      </w:r>
      <w:r>
        <w:rPr>
          <w:rFonts w:asciiTheme="minorHAnsi" w:hAnsiTheme="minorHAnsi" w:cstheme="minorBidi"/>
          <w:caps w:val="0"/>
          <w:sz w:val="22"/>
          <w:szCs w:val="22"/>
          <w:lang w:val="en-US" w:eastAsia="nl-NL"/>
        </w:rPr>
        <w:tab/>
      </w:r>
      <w:r>
        <w:t>The DNV proposed solution</w:t>
        <w:tab/>
        <w:fldChar w:fldCharType="begin"/>
        <w:instrText xml:space="preserve"> PAGEREF _Toc69300857 \h </w:instrText>
        <w:fldChar w:fldCharType="separate"/>
        <w:t>2</w:t>
        <w:fldChar w:fldCharType="end"/>
      </w:r>
    </w:p>
    <w:p w14:paraId="7A4BDF2D" w14:textId="30A7274D" w:rsidR="00CB00C3" w:rsidRPr="00D617C0" w:rsidRDefault="00CB00C3">
      <w:pPr>
        <w:pStyle w:val="TOC2"/>
        <w:rPr>
          <w:rFonts w:asciiTheme="minorHAnsi" w:hAnsiTheme="minorHAnsi" w:cstheme="minorBidi"/>
          <w:sz w:val="22"/>
          <w:szCs w:val="22"/>
          <w:lang w:val="en-US" w:eastAsia="nl-NL"/>
        </w:rPr>
      </w:pPr>
      <w:r>
        <w:t>2.1</w:t>
      </w:r>
      <w:r>
        <w:rPr>
          <w:rFonts w:asciiTheme="minorHAnsi" w:hAnsiTheme="minorHAnsi" w:cstheme="minorBidi"/>
          <w:sz w:val="22"/>
          <w:szCs w:val="22"/>
          <w:lang w:val="en-US" w:eastAsia="nl-NL"/>
        </w:rPr>
        <w:tab/>
      </w:r>
      <w:r>
        <w:t>Approach</w:t>
        <w:tab/>
        <w:fldChar w:fldCharType="begin"/>
        <w:instrText xml:space="preserve"> PAGEREF _Toc69300858 \h </w:instrText>
        <w:fldChar w:fldCharType="separate"/>
        <w:t>2</w:t>
        <w:fldChar w:fldCharType="end"/>
      </w:r>
    </w:p>
    <w:p w14:paraId="4BBDAA06" w14:textId="42C315C4" w:rsidR="00CB00C3" w:rsidRPr="00D617C0" w:rsidRDefault="00CB00C3">
      <w:pPr>
        <w:pStyle w:val="TOC2"/>
        <w:rPr>
          <w:rFonts w:asciiTheme="minorHAnsi" w:hAnsiTheme="minorHAnsi" w:cstheme="minorBidi"/>
          <w:sz w:val="22"/>
          <w:szCs w:val="22"/>
          <w:lang w:val="en-US" w:eastAsia="nl-NL"/>
        </w:rPr>
      </w:pPr>
      <w:r>
        <w:t>2.2</w:t>
      </w:r>
      <w:r>
        <w:rPr>
          <w:rFonts w:asciiTheme="minorHAnsi" w:hAnsiTheme="minorHAnsi" w:cstheme="minorBidi"/>
          <w:sz w:val="22"/>
          <w:szCs w:val="22"/>
          <w:lang w:val="en-US" w:eastAsia="nl-NL"/>
        </w:rPr>
        <w:tab/>
      </w:r>
      <w:r>
        <w:t>Deliverables</w:t>
        <w:tab/>
        <w:fldChar w:fldCharType="begin"/>
        <w:instrText xml:space="preserve"> PAGEREF _Toc69300859 \h </w:instrText>
        <w:fldChar w:fldCharType="separate"/>
        <w:t>2</w:t>
        <w:fldChar w:fldCharType="end"/>
      </w:r>
    </w:p>
    <w:p w14:paraId="46307894" w14:textId="58A1DF86" w:rsidR="00CB00C3" w:rsidRPr="00CB00C3" w:rsidRDefault="00CB00C3">
      <w:pPr>
        <w:pStyle w:val="TOC2"/>
        <w:rPr>
          <w:rFonts w:asciiTheme="minorHAnsi" w:hAnsiTheme="minorHAnsi" w:cstheme="minorBidi"/>
          <w:sz w:val="22"/>
          <w:szCs w:val="22"/>
          <w:lang w:val="en-US" w:eastAsia="nl-NL"/>
        </w:rPr>
      </w:pPr>
      <w:r>
        <w:t>2.3</w:t>
      </w:r>
      <w:r>
        <w:rPr>
          <w:rFonts w:asciiTheme="minorHAnsi" w:hAnsiTheme="minorHAnsi" w:cstheme="minorBidi"/>
          <w:sz w:val="22"/>
          <w:szCs w:val="22"/>
          <w:lang w:val="en-US" w:eastAsia="nl-NL"/>
        </w:rPr>
        <w:tab/>
      </w:r>
      <w:r>
        <w:t>Alternative and/or optional work</w:t>
        <w:tab/>
        <w:fldChar w:fldCharType="begin"/>
        <w:instrText xml:space="preserve"> PAGEREF _Toc69300860 \h </w:instrText>
        <w:fldChar w:fldCharType="separate"/>
        <w:t>2</w:t>
        <w:fldChar w:fldCharType="end"/>
      </w:r>
    </w:p>
    <w:p w14:paraId="4C8E9BC8" w14:textId="53F8238C" w:rsidR="00CB00C3" w:rsidRPr="00CB00C3" w:rsidRDefault="00CB00C3">
      <w:pPr>
        <w:pStyle w:val="TOC1"/>
        <w:rPr>
          <w:rFonts w:asciiTheme="minorHAnsi" w:hAnsiTheme="minorHAnsi" w:cstheme="minorBidi"/>
          <w:caps w:val="0"/>
          <w:sz w:val="22"/>
          <w:szCs w:val="22"/>
          <w:lang w:val="en-US" w:eastAsia="nl-NL"/>
        </w:rPr>
      </w:pPr>
      <w:r>
        <w:t>3</w:t>
      </w:r>
      <w:r>
        <w:rPr>
          <w:rFonts w:asciiTheme="minorHAnsi" w:hAnsiTheme="minorHAnsi" w:cstheme="minorBidi"/>
          <w:caps w:val="0"/>
          <w:sz w:val="22"/>
          <w:szCs w:val="22"/>
          <w:lang w:val="en-US" w:eastAsia="nl-NL"/>
        </w:rPr>
        <w:tab/>
      </w:r>
      <w:r>
        <w:t>Scope of work</w:t>
        <w:tab/>
        <w:fldChar w:fldCharType="begin"/>
        <w:instrText xml:space="preserve"> PAGEREF _Toc69300861 \h </w:instrText>
        <w:fldChar w:fldCharType="separate"/>
        <w:t>3</w:t>
        <w:fldChar w:fldCharType="end"/>
      </w:r>
    </w:p>
    <w:p w14:paraId="15FB3594" w14:textId="396BBA00" w:rsidR="00CB00C3" w:rsidRPr="00CB00C3" w:rsidRDefault="00CB00C3">
      <w:pPr>
        <w:pStyle w:val="TOC1"/>
        <w:rPr>
          <w:rFonts w:asciiTheme="minorHAnsi" w:hAnsiTheme="minorHAnsi" w:cstheme="minorBidi"/>
          <w:caps w:val="0"/>
          <w:sz w:val="22"/>
          <w:szCs w:val="22"/>
          <w:lang w:val="en-US" w:eastAsia="nl-NL"/>
        </w:rPr>
      </w:pPr>
      <w:r>
        <w:t>4</w:t>
      </w:r>
      <w:r>
        <w:rPr>
          <w:rFonts w:asciiTheme="minorHAnsi" w:hAnsiTheme="minorHAnsi" w:cstheme="minorBidi"/>
          <w:caps w:val="0"/>
          <w:sz w:val="22"/>
          <w:szCs w:val="22"/>
          <w:lang w:val="en-US" w:eastAsia="nl-NL"/>
        </w:rPr>
        <w:tab/>
      </w:r>
      <w:r>
        <w:t>Schedule</w:t>
        <w:tab/>
        <w:fldChar w:fldCharType="begin"/>
        <w:instrText xml:space="preserve"> PAGEREF _Toc69300862 \h </w:instrText>
        <w:fldChar w:fldCharType="separate"/>
        <w:t>4</w:t>
        <w:fldChar w:fldCharType="end"/>
      </w:r>
    </w:p>
    <w:p w14:paraId="61433426" w14:textId="3A932D2D" w:rsidR="00CB00C3" w:rsidRPr="00CB00C3" w:rsidRDefault="00CB00C3">
      <w:pPr>
        <w:pStyle w:val="TOC1"/>
        <w:rPr>
          <w:rFonts w:asciiTheme="minorHAnsi" w:hAnsiTheme="minorHAnsi" w:cstheme="minorBidi"/>
          <w:caps w:val="0"/>
          <w:sz w:val="22"/>
          <w:szCs w:val="22"/>
          <w:lang w:val="en-US" w:eastAsia="nl-NL"/>
        </w:rPr>
      </w:pPr>
      <w:r>
        <w:t>5</w:t>
      </w:r>
      <w:r>
        <w:rPr>
          <w:rFonts w:asciiTheme="minorHAnsi" w:hAnsiTheme="minorHAnsi" w:cstheme="minorBidi"/>
          <w:caps w:val="0"/>
          <w:sz w:val="22"/>
          <w:szCs w:val="22"/>
          <w:lang w:val="en-US" w:eastAsia="nl-NL"/>
        </w:rPr>
        <w:tab/>
      </w:r>
      <w:r>
        <w:t>Compensation</w:t>
        <w:tab/>
        <w:fldChar w:fldCharType="begin"/>
        <w:instrText xml:space="preserve"> PAGEREF _Toc69300863 \h </w:instrText>
        <w:fldChar w:fldCharType="separate"/>
        <w:t>5</w:t>
        <w:fldChar w:fldCharType="end"/>
      </w:r>
    </w:p>
    <w:p w14:paraId="6A347749" w14:textId="1078A7E9" w:rsidR="00CB00C3" w:rsidRPr="00CB00C3" w:rsidRDefault="00CB00C3">
      <w:pPr>
        <w:pStyle w:val="TOC2"/>
        <w:rPr>
          <w:rFonts w:asciiTheme="minorHAnsi" w:hAnsiTheme="minorHAnsi" w:cstheme="minorBidi"/>
          <w:sz w:val="22"/>
          <w:szCs w:val="22"/>
          <w:lang w:val="en-US" w:eastAsia="nl-NL"/>
        </w:rPr>
      </w:pPr>
      <w:r>
        <w:t>5.1</w:t>
      </w:r>
      <w:r>
        <w:rPr>
          <w:rFonts w:asciiTheme="minorHAnsi" w:hAnsiTheme="minorHAnsi" w:cstheme="minorBidi"/>
          <w:sz w:val="22"/>
          <w:szCs w:val="22"/>
          <w:lang w:val="en-US" w:eastAsia="nl-NL"/>
        </w:rPr>
        <w:tab/>
      </w:r>
      <w:r>
        <w:t>General</w:t>
        <w:tab/>
        <w:fldChar w:fldCharType="begin"/>
        <w:instrText xml:space="preserve"> PAGEREF _Toc69300864 \h </w:instrText>
        <w:fldChar w:fldCharType="separate"/>
        <w:t>5</w:t>
        <w:fldChar w:fldCharType="end"/>
      </w:r>
    </w:p>
    <w:p w14:paraId="79D1116B" w14:textId="266DCC3B" w:rsidR="00CB00C3" w:rsidRPr="00CB00C3" w:rsidRDefault="00CB00C3">
      <w:pPr>
        <w:pStyle w:val="TOC2"/>
        <w:rPr>
          <w:rFonts w:asciiTheme="minorHAnsi" w:hAnsiTheme="minorHAnsi" w:cstheme="minorBidi"/>
          <w:sz w:val="22"/>
          <w:szCs w:val="22"/>
          <w:lang w:val="en-US" w:eastAsia="nl-NL"/>
        </w:rPr>
      </w:pPr>
      <w:r>
        <w:t>5.2</w:t>
      </w:r>
      <w:r>
        <w:rPr>
          <w:rFonts w:asciiTheme="minorHAnsi" w:hAnsiTheme="minorHAnsi" w:cstheme="minorBidi"/>
          <w:sz w:val="22"/>
          <w:szCs w:val="22"/>
          <w:lang w:val="en-US" w:eastAsia="nl-NL"/>
        </w:rPr>
        <w:tab/>
      </w:r>
      <w:r>
        <w:t>Lump sums</w:t>
        <w:tab/>
        <w:fldChar w:fldCharType="begin"/>
        <w:instrText xml:space="preserve"> PAGEREF _Toc69300865 \h </w:instrText>
        <w:fldChar w:fldCharType="separate"/>
        <w:t>5</w:t>
        <w:fldChar w:fldCharType="end"/>
      </w:r>
    </w:p>
    <w:p w14:paraId="64963745" w14:textId="175267A9" w:rsidR="00CB00C3" w:rsidRPr="00CB00C3" w:rsidRDefault="00CB00C3">
      <w:pPr>
        <w:pStyle w:val="TOC2"/>
        <w:rPr>
          <w:rFonts w:asciiTheme="minorHAnsi" w:hAnsiTheme="minorHAnsi" w:cstheme="minorBidi"/>
          <w:sz w:val="22"/>
          <w:szCs w:val="22"/>
          <w:lang w:val="en-US" w:eastAsia="nl-NL"/>
        </w:rPr>
      </w:pPr>
      <w:r>
        <w:t>5.3</w:t>
      </w:r>
      <w:r>
        <w:rPr>
          <w:rFonts w:asciiTheme="minorHAnsi" w:hAnsiTheme="minorHAnsi" w:cstheme="minorBidi"/>
          <w:sz w:val="22"/>
          <w:szCs w:val="22"/>
          <w:lang w:val="en-US" w:eastAsia="nl-NL"/>
        </w:rPr>
        <w:tab/>
      </w:r>
      <w:r>
        <w:t>Rates and Expenses</w:t>
        <w:tab/>
        <w:fldChar w:fldCharType="begin"/>
        <w:instrText xml:space="preserve"> PAGEREF _Toc69300866 \h </w:instrText>
        <w:fldChar w:fldCharType="separate"/>
        <w:t>5</w:t>
        <w:fldChar w:fldCharType="end"/>
      </w:r>
    </w:p>
    <w:p w14:paraId="71D34694" w14:textId="1CC57C7F" w:rsidR="00CB00C3" w:rsidRPr="00CB00C3" w:rsidRDefault="00CB00C3">
      <w:pPr>
        <w:pStyle w:val="TOC2"/>
        <w:rPr>
          <w:rFonts w:asciiTheme="minorHAnsi" w:hAnsiTheme="minorHAnsi" w:cstheme="minorBidi"/>
          <w:sz w:val="22"/>
          <w:szCs w:val="22"/>
          <w:lang w:val="en-US" w:eastAsia="nl-NL"/>
        </w:rPr>
      </w:pPr>
      <w:r>
        <w:t>5.4</w:t>
      </w:r>
      <w:r>
        <w:rPr>
          <w:rFonts w:asciiTheme="minorHAnsi" w:hAnsiTheme="minorHAnsi" w:cstheme="minorBidi"/>
          <w:sz w:val="22"/>
          <w:szCs w:val="22"/>
          <w:lang w:val="en-US" w:eastAsia="nl-NL"/>
        </w:rPr>
        <w:tab/>
      </w:r>
      <w:r>
        <w:t>Budget</w:t>
        <w:tab/>
        <w:fldChar w:fldCharType="begin"/>
        <w:instrText xml:space="preserve"> PAGEREF _Toc69300867 \h </w:instrText>
        <w:fldChar w:fldCharType="separate"/>
        <w:t>5</w:t>
        <w:fldChar w:fldCharType="end"/>
      </w:r>
    </w:p>
    <w:p w14:paraId="514786EA" w14:textId="1335A1A4" w:rsidR="00CB00C3" w:rsidRPr="00CB00C3" w:rsidRDefault="00CB00C3">
      <w:pPr>
        <w:pStyle w:val="TOC2"/>
        <w:rPr>
          <w:rFonts w:asciiTheme="minorHAnsi" w:hAnsiTheme="minorHAnsi" w:cstheme="minorBidi"/>
          <w:sz w:val="22"/>
          <w:szCs w:val="22"/>
          <w:lang w:val="en-US" w:eastAsia="nl-NL"/>
        </w:rPr>
      </w:pPr>
      <w:r>
        <w:t>5.5</w:t>
      </w:r>
      <w:r>
        <w:rPr>
          <w:rFonts w:asciiTheme="minorHAnsi" w:hAnsiTheme="minorHAnsi" w:cstheme="minorBidi"/>
          <w:sz w:val="22"/>
          <w:szCs w:val="22"/>
          <w:lang w:val="en-US" w:eastAsia="nl-NL"/>
        </w:rPr>
        <w:tab/>
      </w:r>
      <w:r>
        <w:t>Adjustment of lump sums, rates and unit costs</w:t>
        <w:tab/>
        <w:fldChar w:fldCharType="begin"/>
        <w:instrText xml:space="preserve"> PAGEREF _Toc69300868 \h </w:instrText>
        <w:fldChar w:fldCharType="separate"/>
        <w:t>5</w:t>
        <w:fldChar w:fldCharType="end"/>
      </w:r>
    </w:p>
    <w:p w14:paraId="400F8F42" w14:textId="4DA8CCE9" w:rsidR="00CB00C3" w:rsidRPr="00CB00C3" w:rsidRDefault="00CB00C3">
      <w:pPr>
        <w:pStyle w:val="TOC2"/>
        <w:rPr>
          <w:rFonts w:asciiTheme="minorHAnsi" w:hAnsiTheme="minorHAnsi" w:cstheme="minorBidi"/>
          <w:sz w:val="22"/>
          <w:szCs w:val="22"/>
          <w:lang w:val="en-US" w:eastAsia="nl-NL"/>
        </w:rPr>
      </w:pPr>
      <w:r>
        <w:t>5.6</w:t>
      </w:r>
      <w:r>
        <w:rPr>
          <w:rFonts w:asciiTheme="minorHAnsi" w:hAnsiTheme="minorHAnsi" w:cstheme="minorBidi"/>
          <w:sz w:val="22"/>
          <w:szCs w:val="22"/>
          <w:lang w:val="en-US" w:eastAsia="nl-NL"/>
        </w:rPr>
        <w:tab/>
      </w:r>
      <w:r>
        <w:t>Invoicing and Payment</w:t>
        <w:tab/>
        <w:fldChar w:fldCharType="begin"/>
        <w:instrText xml:space="preserve"> PAGEREF _Toc69300869 \h </w:instrText>
        <w:fldChar w:fldCharType="separate"/>
        <w:t>5</w:t>
        <w:fldChar w:fldCharType="end"/>
      </w:r>
    </w:p>
    <w:p w14:paraId="2FF79F0F" w14:textId="5FA73BDB" w:rsidR="00CB00C3" w:rsidRPr="00CB00C3" w:rsidRDefault="00CB00C3">
      <w:pPr>
        <w:pStyle w:val="TOC1"/>
        <w:rPr>
          <w:rFonts w:asciiTheme="minorHAnsi" w:hAnsiTheme="minorHAnsi" w:cstheme="minorBidi"/>
          <w:caps w:val="0"/>
          <w:sz w:val="22"/>
          <w:szCs w:val="22"/>
          <w:lang w:val="en-US" w:eastAsia="nl-NL"/>
        </w:rPr>
      </w:pPr>
      <w:r>
        <w:t>6</w:t>
      </w:r>
      <w:r>
        <w:rPr>
          <w:rFonts w:asciiTheme="minorHAnsi" w:hAnsiTheme="minorHAnsi" w:cstheme="minorBidi"/>
          <w:caps w:val="0"/>
          <w:sz w:val="22"/>
          <w:szCs w:val="22"/>
          <w:lang w:val="en-US" w:eastAsia="nl-NL"/>
        </w:rPr>
        <w:tab/>
      </w:r>
      <w:r>
        <w:t>Project organisation</w:t>
        <w:tab/>
        <w:fldChar w:fldCharType="begin"/>
        <w:instrText xml:space="preserve"> PAGEREF _Toc69300870 \h </w:instrText>
        <w:fldChar w:fldCharType="separate"/>
        <w:t>7</w:t>
        <w:fldChar w:fldCharType="end"/>
      </w:r>
    </w:p>
    <w:p w14:paraId="499DD23F" w14:textId="57BDCF0E" w:rsidR="00CB00C3" w:rsidRPr="00CB00C3" w:rsidRDefault="00CB00C3">
      <w:pPr>
        <w:pStyle w:val="TOC2"/>
        <w:rPr>
          <w:rFonts w:asciiTheme="minorHAnsi" w:hAnsiTheme="minorHAnsi" w:cstheme="minorBidi"/>
          <w:sz w:val="22"/>
          <w:szCs w:val="22"/>
          <w:lang w:val="en-US" w:eastAsia="nl-NL"/>
        </w:rPr>
      </w:pPr>
      <w:r>
        <w:t>6.1</w:t>
      </w:r>
      <w:r>
        <w:rPr>
          <w:rFonts w:asciiTheme="minorHAnsi" w:hAnsiTheme="minorHAnsi" w:cstheme="minorBidi"/>
          <w:sz w:val="22"/>
          <w:szCs w:val="22"/>
          <w:lang w:val="en-US" w:eastAsia="nl-NL"/>
        </w:rPr>
        <w:tab/>
      </w:r>
      <w:r>
        <w:t>Organigram</w:t>
        <w:tab/>
        <w:fldChar w:fldCharType="begin"/>
        <w:instrText xml:space="preserve"> PAGEREF _Toc69300871 \h </w:instrText>
        <w:fldChar w:fldCharType="separate"/>
        <w:t>7</w:t>
        <w:fldChar w:fldCharType="end"/>
      </w:r>
    </w:p>
    <w:p w14:paraId="4697A5E2" w14:textId="1DF1CBF2" w:rsidR="00CB00C3" w:rsidRPr="00CB00C3" w:rsidRDefault="00CB00C3">
      <w:pPr>
        <w:pStyle w:val="TOC2"/>
        <w:rPr>
          <w:rFonts w:asciiTheme="minorHAnsi" w:hAnsiTheme="minorHAnsi" w:cstheme="minorBidi"/>
          <w:sz w:val="22"/>
          <w:szCs w:val="22"/>
          <w:lang w:val="en-US" w:eastAsia="nl-NL"/>
        </w:rPr>
      </w:pPr>
      <w:r>
        <w:t>6.2</w:t>
      </w:r>
      <w:r>
        <w:rPr>
          <w:rFonts w:asciiTheme="minorHAnsi" w:hAnsiTheme="minorHAnsi" w:cstheme="minorBidi"/>
          <w:sz w:val="22"/>
          <w:szCs w:val="22"/>
          <w:lang w:val="en-US" w:eastAsia="nl-NL"/>
        </w:rPr>
        <w:tab/>
      </w:r>
      <w:r>
        <w:t>Key Personnel</w:t>
        <w:tab/>
        <w:fldChar w:fldCharType="begin"/>
        <w:instrText xml:space="preserve"> PAGEREF _Toc69300872 \h </w:instrText>
        <w:fldChar w:fldCharType="separate"/>
        <w:t>7</w:t>
        <w:fldChar w:fldCharType="end"/>
      </w:r>
    </w:p>
    <w:p w14:paraId="42C3B7A0" w14:textId="3CEA991E" w:rsidR="00CB00C3" w:rsidRPr="00CB00C3" w:rsidRDefault="00CB00C3">
      <w:pPr>
        <w:pStyle w:val="TOC2"/>
        <w:rPr>
          <w:rFonts w:asciiTheme="minorHAnsi" w:hAnsiTheme="minorHAnsi" w:cstheme="minorBidi"/>
          <w:sz w:val="22"/>
          <w:szCs w:val="22"/>
          <w:lang w:val="en-US" w:eastAsia="nl-NL"/>
        </w:rPr>
      </w:pPr>
      <w:r>
        <w:rPr>
          <w:color w:val="FF0000"/>
        </w:rPr>
        <w:t>6.3</w:t>
      </w:r>
      <w:r>
        <w:rPr>
          <w:rFonts w:asciiTheme="minorHAnsi" w:hAnsiTheme="minorHAnsi" w:cstheme="minorBidi"/>
          <w:sz w:val="22"/>
          <w:szCs w:val="22"/>
          <w:lang w:val="en-US" w:eastAsia="nl-NL"/>
        </w:rPr>
        <w:tab/>
      </w:r>
      <w:r>
        <w:rPr>
          <w:color w:val="FF0000"/>
        </w:rPr>
        <w:t>Resource Pool</w:t>
      </w:r>
      <w:r>
        <w:tab/>
        <w:fldChar w:fldCharType="begin"/>
        <w:instrText xml:space="preserve"> PAGEREF _Toc69300873 \h </w:instrText>
        <w:fldChar w:fldCharType="separate"/>
        <w:t>8</w:t>
        <w:fldChar w:fldCharType="end"/>
      </w:r>
    </w:p>
    <w:p w14:paraId="69685DDF" w14:textId="336DA929" w:rsidR="00CB00C3" w:rsidRPr="00CB00C3" w:rsidRDefault="00CB00C3">
      <w:pPr>
        <w:pStyle w:val="TOC2"/>
        <w:rPr>
          <w:rFonts w:asciiTheme="minorHAnsi" w:hAnsiTheme="minorHAnsi" w:cstheme="minorBidi"/>
          <w:sz w:val="22"/>
          <w:szCs w:val="22"/>
          <w:lang w:val="en-US" w:eastAsia="nl-NL"/>
        </w:rPr>
      </w:pPr>
      <w:r>
        <w:t>6.4</w:t>
      </w:r>
      <w:r>
        <w:rPr>
          <w:rFonts w:asciiTheme="minorHAnsi" w:hAnsiTheme="minorHAnsi" w:cstheme="minorBidi"/>
          <w:sz w:val="22"/>
          <w:szCs w:val="22"/>
          <w:lang w:val="en-US" w:eastAsia="nl-NL"/>
        </w:rPr>
        <w:tab/>
      </w:r>
      <w:r>
        <w:t>Contact Information</w:t>
        <w:tab/>
        <w:fldChar w:fldCharType="begin"/>
        <w:instrText xml:space="preserve"> PAGEREF _Toc69300874 \h </w:instrText>
        <w:fldChar w:fldCharType="separate"/>
        <w:t>8</w:t>
        <w:fldChar w:fldCharType="end"/>
      </w:r>
    </w:p>
    <w:p w14:paraId="63E631AA" w14:textId="2C3567ED" w:rsidR="00CB00C3" w:rsidRPr="00CB00C3" w:rsidRDefault="00CB00C3">
      <w:pPr>
        <w:pStyle w:val="TOC1"/>
        <w:rPr>
          <w:rFonts w:asciiTheme="minorHAnsi" w:hAnsiTheme="minorHAnsi" w:cstheme="minorBidi"/>
          <w:caps w:val="0"/>
          <w:sz w:val="22"/>
          <w:szCs w:val="22"/>
          <w:lang w:val="en-US" w:eastAsia="nl-NL"/>
        </w:rPr>
      </w:pPr>
      <w:r>
        <w:t>7</w:t>
      </w:r>
      <w:r>
        <w:rPr>
          <w:rFonts w:asciiTheme="minorHAnsi" w:hAnsiTheme="minorHAnsi" w:cstheme="minorBidi"/>
          <w:caps w:val="0"/>
          <w:sz w:val="22"/>
          <w:szCs w:val="22"/>
          <w:lang w:val="en-US" w:eastAsia="nl-NL"/>
        </w:rPr>
        <w:tab/>
      </w:r>
      <w:r>
        <w:t>Contractual</w:t>
        <w:tab/>
        <w:fldChar w:fldCharType="begin"/>
        <w:instrText xml:space="preserve"> PAGEREF _Toc69300875 \h </w:instrText>
        <w:fldChar w:fldCharType="separate"/>
        <w:t>9</w:t>
        <w:fldChar w:fldCharType="end"/>
      </w:r>
    </w:p>
    <w:p w14:paraId="110C380D" w14:textId="21959E62" w:rsidR="00CB00C3" w:rsidRPr="00CB00C3" w:rsidRDefault="00CB00C3">
      <w:pPr>
        <w:pStyle w:val="TOC2"/>
        <w:rPr>
          <w:rFonts w:asciiTheme="minorHAnsi" w:hAnsiTheme="minorHAnsi" w:cstheme="minorBidi"/>
          <w:sz w:val="22"/>
          <w:szCs w:val="22"/>
          <w:lang w:val="en-US" w:eastAsia="nl-NL"/>
        </w:rPr>
      </w:pPr>
      <w:r>
        <w:t>7.1</w:t>
      </w:r>
      <w:r>
        <w:rPr>
          <w:rFonts w:asciiTheme="minorHAnsi" w:hAnsiTheme="minorHAnsi" w:cstheme="minorBidi"/>
          <w:sz w:val="22"/>
          <w:szCs w:val="22"/>
          <w:lang w:val="en-US" w:eastAsia="nl-NL"/>
        </w:rPr>
        <w:tab/>
      </w:r>
      <w:r>
        <w:t>Contract basis - Terms and Conditions</w:t>
        <w:tab/>
        <w:fldChar w:fldCharType="begin"/>
        <w:instrText xml:space="preserve"> PAGEREF _Toc69300876 \h </w:instrText>
        <w:fldChar w:fldCharType="separate"/>
        <w:t>9</w:t>
        <w:fldChar w:fldCharType="end"/>
      </w:r>
    </w:p>
    <w:p w14:paraId="1CCF16C7" w14:textId="3F6E60EA" w:rsidR="00CB00C3" w:rsidRPr="00CB00C3" w:rsidRDefault="00CB00C3">
      <w:pPr>
        <w:pStyle w:val="TOC2"/>
        <w:rPr>
          <w:rFonts w:asciiTheme="minorHAnsi" w:hAnsiTheme="minorHAnsi" w:cstheme="minorBidi"/>
          <w:sz w:val="22"/>
          <w:szCs w:val="22"/>
          <w:lang w:val="en-US" w:eastAsia="nl-NL"/>
        </w:rPr>
      </w:pPr>
      <w:r>
        <w:t>7.2</w:t>
      </w:r>
      <w:r>
        <w:rPr>
          <w:rFonts w:asciiTheme="minorHAnsi" w:hAnsiTheme="minorHAnsi" w:cstheme="minorBidi"/>
          <w:sz w:val="22"/>
          <w:szCs w:val="22"/>
          <w:lang w:val="en-US" w:eastAsia="nl-NL"/>
        </w:rPr>
        <w:tab/>
      </w:r>
      <w:r>
        <w:t>Assumptions, conditions and limitations</w:t>
        <w:tab/>
        <w:fldChar w:fldCharType="begin"/>
        <w:instrText xml:space="preserve"> PAGEREF _Toc69300877 \h </w:instrText>
        <w:fldChar w:fldCharType="separate"/>
        <w:t>9</w:t>
        <w:fldChar w:fldCharType="end"/>
      </w:r>
    </w:p>
    <w:p w14:paraId="4FA991C8" w14:textId="028A3C21" w:rsidR="00CB00C3" w:rsidRPr="00CB00C3" w:rsidRDefault="00CB00C3">
      <w:pPr>
        <w:pStyle w:val="TOC2"/>
        <w:rPr>
          <w:rFonts w:asciiTheme="minorHAnsi" w:hAnsiTheme="minorHAnsi" w:cstheme="minorBidi"/>
          <w:sz w:val="22"/>
          <w:szCs w:val="22"/>
          <w:lang w:val="en-US" w:eastAsia="nl-NL"/>
        </w:rPr>
      </w:pPr>
      <w:r>
        <w:t>7.3</w:t>
      </w:r>
      <w:r>
        <w:rPr>
          <w:rFonts w:asciiTheme="minorHAnsi" w:hAnsiTheme="minorHAnsi" w:cstheme="minorBidi"/>
          <w:sz w:val="22"/>
          <w:szCs w:val="22"/>
          <w:lang w:val="en-US" w:eastAsia="nl-NL"/>
        </w:rPr>
        <w:tab/>
      </w:r>
      <w:r>
        <w:t>Mandatory health and safety terms</w:t>
        <w:tab/>
        <w:fldChar w:fldCharType="begin"/>
        <w:instrText xml:space="preserve"> PAGEREF _Toc69300878 \h </w:instrText>
        <w:fldChar w:fldCharType="separate"/>
        <w:t>9</w:t>
        <w:fldChar w:fldCharType="end"/>
      </w:r>
    </w:p>
    <w:p w14:paraId="374A760E" w14:textId="5FD4F429" w:rsidR="00CB00C3" w:rsidRDefault="00CB00C3">
      <w:pPr>
        <w:pStyle w:val="TOC1"/>
        <w:rPr>
          <w:rFonts w:asciiTheme="minorHAnsi" w:hAnsiTheme="minorHAnsi" w:cstheme="minorBidi"/>
          <w:caps w:val="0"/>
          <w:sz w:val="22"/>
          <w:szCs w:val="22"/>
          <w:lang w:val="nl-NL" w:eastAsia="nl-NL"/>
        </w:rPr>
      </w:pPr>
      <w:r>
        <w:t>8</w:t>
      </w:r>
      <w:r>
        <w:rPr>
          <w:rFonts w:asciiTheme="minorHAnsi" w:hAnsiTheme="minorHAnsi" w:cstheme="minorBidi"/>
          <w:caps w:val="0"/>
          <w:sz w:val="22"/>
          <w:szCs w:val="22"/>
          <w:lang w:val="nl-NL" w:eastAsia="nl-NL"/>
        </w:rPr>
        <w:tab/>
      </w:r>
      <w:r>
        <w:t>Acceptance</w:t>
        <w:tab/>
        <w:fldChar w:fldCharType="begin"/>
        <w:instrText xml:space="preserve"> PAGEREF _Toc69300879 \h </w:instrText>
        <w:fldChar w:fldCharType="separate"/>
        <w:t>9</w:t>
        <w:fldChar w:fldCharType="end"/>
      </w:r>
    </w:p>
    <w:p w14:paraId="718C9311" w14:textId="3E9FCD1B" w:rsidR="00F37FE2" w:rsidRPr="00F37FE2" w:rsidRDefault="00F37FE2" w:rsidP="00814BAA">
      <w:r>
        <w:fldChar w:fldCharType="end"/>
      </w:r>
    </w:p>
    <w:p w14:paraId="38F2E1B2" w14:textId="4A8C4C6C" w:rsidR="00F37FE2" w:rsidRPr="00F37FE2" w:rsidRDefault="00F37FE2" w:rsidP="00814BAA">
      <w:pPr>
        <w:pStyle w:val="DNVGL-AppListing"/>
      </w:pPr>
      <w:r>
        <w:fldChar w:fldCharType="begin"/>
        <w:instrText xml:space="preserve"> REF e_AppendixList_1 </w:instrText>
        <w:fldChar w:fldCharType="separate"/>
      </w:r>
      <w:r>
        <w:rPr>
          <w:noProof/>
        </w:rPr>
        <w:t>Short Form Agreement (SFA)</w:t>
      </w:r>
      <w:r>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0" w:name="_Toc69300856"/>
      <w:r>
        <w:t>Introduction</w:t>
      </w:r>
      <w:bookmarkEnd w:id="10"/>
    </w:p>
    <w:p w14:paraId="6BD26511" w14:textId="77777777" w:rsidR="00D00097" w:rsidRDefault="00D00097" w:rsidP="00D00097">
      <w:pPr>
        <w:pStyle w:val="BodyText"/>
      </w:pPr>
      <w:del w:id="100" w:author="Claude" w:date="2026-03-19T12:00:00Z">
        <w:r>
          <w:delText>WEB Aruba N.V. ("Customer") is evaluating the integration of two future wind projects, WP-Rincon and WP-Vader Piet II (repowering), with an estimated combined installed capacity of approximately 90 MW. The integration requires a new 60 kV Balance of Plant (BOP) infrastructure to connect these parks to WEB Aruba’s existing Substations EAST and WEST.</w:delText>
        </w:r>
      </w:del>
      <w:ins w:id="101" w:author="Claude" w:date="2026-03-19T12:00:00Z">
        <w:r>
          <w:t>Peak Gen has requested DNV to provide stability study services in support of their submission to the NESO Long-Term 2029 (LT29) Stability Services tender. The project involves four sites across England and Wales, each proposing GE RS4 Rotating Stabilizers to provide grid stability services including short circuit current injection, inertia, and voltage support.</w:t>
        </w:r>
      </w:ins>
    </w:p>
    <w:p w14:paraId="017C2482" w14:textId="77777777" w:rsidR="00D00097" w:rsidRDefault="00D00097" w:rsidP="00D00097">
      <w:pPr>
        <w:pStyle w:val="BodyText"/>
      </w:pPr>
      <w:del w:id="102" w:author="Claude" w:date="2026-03-19T12:00:00Z">
        <w:r>
          <w:delText>Based on the Terms of Reference (TOR) and the subsequent alignment meeting, DNV Netherlands B.V. ("DNV") understands that WEB Aruba will be responsible for the 15 km, 60 kV feeder cables and the main 60/?? kV step-down transformers at the new Rincon substation. WEB Aruba requires a rapid turnaround (2 to 3 months) for a technical feasibility assessment and pre-engineering scope to facilitate an upcoming EPC tendering process.</w:delText>
        </w:r>
      </w:del>
      <w:ins w:id="103" w:author="Claude" w:date="2026-03-19T12:00:00Z">
        <w:r>
          <w:t>DNV will perform RMS dynamic simulations using DIgSILENT PowerFactory per NESO Technical Specification V3 and Feasibility Study Requirements V5. As the RS4 machines are Grid Forming Synchronous (GBGF-S) assets, RMS modelling is the NESO-mandated approach. DNV will complete the required Tab 4 proformas to enable Peak Gen’s tender submission, with target completion in mid-April 2026.</w:t>
        </w:r>
      </w:ins>
    </w:p>
    <w:p w14:paraId="5D79FEC4" w14:textId="12912EED" w:rsidR="00F37FE2" w:rsidRPr="00F37FE2" w:rsidRDefault="00D00097" w:rsidP="00D00097">
      <w:pPr>
        <w:pStyle w:val="BodyText"/>
      </w:pPr>
      <w:del w:id="104" w:author="Claude" w:date="2026-03-19T12:00:00Z">
        <w:r>
          <w:delText>DNV is pleased to present this proposal to support WEB Aruba with our extensive global expertise in power system integration, substation engineering, and cable routing.</w:delText>
        </w:r>
      </w:del>
      <w:ins w:id="105" w:author="Claude" w:date="2026-03-19T12:00:00Z">
        <w:r>
          <w:t>Sites covered: Landulph (LAND2B 400kV), Indian Queens (INDQ2Q 400kV), Aberthaw (ABER2B 400kV), and Wilton (WILT2B 400kV). The base scope covers 4 solution variants (one per site), with additional configurations available on a time and materials basis.</w:t>
        </w:r>
      </w:ins>
    </w:p>
    <w:p w14:paraId="2C2F87F6" w14:textId="77777777" w:rsidR="00F37FE2" w:rsidRPr="00F37FE2" w:rsidRDefault="00F37FE2" w:rsidP="00814BAA">
      <w:pPr>
        <w:spacing w:after="200" w:line="276" w:lineRule="auto"/>
      </w:pPr>
      <w:r>
        <w:br w:type="page"/>
      </w:r>
    </w:p>
    <w:p w14:paraId="367FAB47" w14:textId="77777777" w:rsidR="00F37FE2" w:rsidRPr="00F37FE2" w:rsidRDefault="00F37FE2" w:rsidP="00814BAA">
      <w:pPr>
        <w:pStyle w:val="Heading1"/>
      </w:pPr>
      <w:bookmarkStart w:id="11" w:name="_Toc381193814"/>
      <w:bookmarkStart w:id="12" w:name="_Toc69300857"/>
      <w:r>
        <w:lastRenderedPageBreak/>
        <w:t>The DNV proposed solution</w:t>
      </w:r>
      <w:bookmarkEnd w:id="11"/>
      <w:bookmarkEnd w:id="12"/>
    </w:p>
    <w:p w14:paraId="5ADAA480" w14:textId="77777777" w:rsidR="00F37FE2" w:rsidRPr="00F37FE2" w:rsidRDefault="00F37FE2" w:rsidP="00814BAA">
      <w:pPr>
        <w:pStyle w:val="Heading2"/>
      </w:pPr>
      <w:bookmarkStart w:id="13" w:name="_Toc381193815"/>
      <w:bookmarkStart w:id="14" w:name="_Toc69300858"/>
      <w:r>
        <w:t>Approach</w:t>
      </w:r>
      <w:bookmarkEnd w:id="13"/>
      <w:bookmarkEnd w:id="14"/>
    </w:p>
    <w:sdt>
      <w:sdtPr>
        <w:id w:val="-503508265"/>
        <w:lock w:val="contentLocked"/>
        <w:placeholder>
          <w:docPart w:val="31B60DE38E904DEA96DE65ADB40957ED"/>
        </w:placeholder>
        <w:group/>
      </w:sdtPr>
      <w:sdtContent>
        <w:p w14:paraId="10E596F3" w14:textId="77777777" w:rsidR="00F37FE2" w:rsidRPr="00F37FE2" w:rsidRDefault="00F37FE2" w:rsidP="00814BAA">
          <w:pPr>
            <w:pStyle w:val="DNVGL-Hidden"/>
          </w:pPr>
          <w:r>
            <w:t>This Section describes in an overall way our:</w:t>
          </w:r>
        </w:p>
        <w:p w14:paraId="52DC9097" w14:textId="77777777" w:rsidR="00F37FE2" w:rsidRPr="00F37FE2" w:rsidRDefault="00F37FE2" w:rsidP="00814BAA">
          <w:pPr>
            <w:pStyle w:val="DNVGL-Hidden"/>
          </w:pPr>
          <w:r>
            <w:t>Approach and understanding of project purpose and key deliverables</w:t>
          </w:r>
        </w:p>
        <w:p w14:paraId="72A3C00D" w14:textId="77777777" w:rsidR="00F37FE2" w:rsidRPr="00F37FE2" w:rsidRDefault="00F37FE2" w:rsidP="00814BAA">
          <w:pPr>
            <w:pStyle w:val="DNVGL-Hidden"/>
          </w:pPr>
          <w:r>
            <w:t>Methodology and main tools to be applied</w:t>
          </w:r>
        </w:p>
        <w:p w14:paraId="0F0BB2B4" w14:textId="77777777" w:rsidR="00F37FE2" w:rsidRPr="00F37FE2" w:rsidRDefault="00F37FE2" w:rsidP="00814BAA">
          <w:pPr>
            <w:pStyle w:val="DNVGL-Hidden"/>
          </w:pPr>
          <w:r>
            <w:t>It may be useful to include a brief sketch/graphic to illustrate the problem and/or our approach.</w:t>
          </w:r>
        </w:p>
        <w:p w14:paraId="4ED36028" w14:textId="77777777" w:rsidR="00F37FE2" w:rsidRPr="00F37FE2" w:rsidRDefault="00F37FE2" w:rsidP="00814BAA">
          <w:pPr>
            <w:pStyle w:val="DNVGL-Hidden"/>
          </w:pPr>
          <w:r>
            <w:t>If subdivision of the work into sub-projects or distinct phases is an important part of the approach, then that should be highlighted.</w:t>
          </w:r>
        </w:p>
      </w:sdtContent>
    </w:sdt>
    <w:p w14:paraId="1E1CC449" w14:textId="77777777" w:rsidR="00F37FE2" w:rsidRPr="00F37FE2" w:rsidRDefault="00F37FE2" w:rsidP="00814BAA">
      <w:pPr>
        <w:pStyle w:val="BodyText"/>
      </w:pPr>
    </w:p>
    <w:p w14:paraId="50A2F19F" w14:textId="77777777" w:rsidR="00F37FE2" w:rsidRPr="00F37FE2" w:rsidRDefault="00F37FE2" w:rsidP="00814BAA">
      <w:pPr>
        <w:pStyle w:val="Heading2"/>
      </w:pPr>
      <w:bookmarkStart w:id="15" w:name="_Toc381193816"/>
      <w:bookmarkStart w:id="16" w:name="_Toc69300859"/>
      <w:r>
        <w:t>Deliverables</w:t>
      </w:r>
      <w:bookmarkEnd w:id="15"/>
      <w:bookmarkEnd w:id="16"/>
    </w:p>
    <w:p w14:paraId="161C3715" w14:textId="2F0184BF" w:rsidR="00F37FE2" w:rsidRPr="00F37FE2" w:rsidRDefault="00F37FE2" w:rsidP="00814BAA">
      <w:pPr>
        <w:pStyle w:val="DNVGL-Hidden"/>
      </w:pPr>
      <w:r>
        <w:t>Specify as relevant:</w:t>
      </w:r>
    </w:p>
    <w:p w14:paraId="5379DDB2" w14:textId="77777777" w:rsidR="00F37FE2" w:rsidRPr="00F37FE2" w:rsidRDefault="00F37FE2" w:rsidP="00814BAA">
      <w:pPr>
        <w:pStyle w:val="DNVGL-Hidden"/>
      </w:pPr>
      <w:r>
        <w:t>Final deliverables</w:t>
      </w:r>
    </w:p>
    <w:p w14:paraId="053AD0EE" w14:textId="77777777" w:rsidR="00F37FE2" w:rsidRPr="00F37FE2" w:rsidRDefault="00F37FE2" w:rsidP="00814BAA">
      <w:pPr>
        <w:pStyle w:val="DNVGL-Hidden"/>
      </w:pPr>
      <w:r>
        <w:t>Intermediate deliverables</w:t>
      </w:r>
    </w:p>
    <w:p w14:paraId="3C6DF714" w14:textId="77777777" w:rsidR="00F37FE2" w:rsidRPr="00F37FE2" w:rsidRDefault="00F37FE2" w:rsidP="00814BAA">
      <w:pPr>
        <w:pStyle w:val="DNVGL-Hidden"/>
      </w:pPr>
      <w:r>
        <w:t>Issue and approval process for deliverables</w:t>
      </w:r>
    </w:p>
    <w:p w14:paraId="61AC9214" w14:textId="77777777" w:rsidR="00F37FE2" w:rsidRPr="00F37FE2" w:rsidRDefault="00F37FE2" w:rsidP="00814BAA">
      <w:pPr>
        <w:pStyle w:val="DNVGL-Hidden"/>
      </w:pPr>
      <w:r>
        <w:t>The specification should include project products, such as reports and certificates, as well as project management documents, such as status reports and minutes of meetings.</w:t>
      </w:r>
    </w:p>
    <w:p w14:paraId="346D04F9" w14:textId="77777777" w:rsidR="00F37FE2" w:rsidRPr="00F37FE2" w:rsidRDefault="00F37FE2" w:rsidP="00814BAA">
      <w:pPr>
        <w:pStyle w:val="DNVGL-Hidden"/>
      </w:pPr>
      <w:r>
        <w:t>Specify the proposed confidentiality option for DNV Reports.</w:t>
      </w:r>
    </w:p>
    <w:p w14:paraId="55649A06" w14:textId="77777777" w:rsidR="00F37FE2" w:rsidRPr="00F37FE2" w:rsidRDefault="00F37FE2" w:rsidP="00814BAA">
      <w:pPr>
        <w:pStyle w:val="DNVGL-Hidden"/>
      </w:pPr>
      <w:r>
        <w:t>The format of the various deliverables should be specified.</w:t>
      </w:r>
    </w:p>
    <w:p w14:paraId="68DA2AB6" w14:textId="77777777" w:rsidR="00F37FE2" w:rsidRPr="00F37FE2" w:rsidRDefault="00F37FE2" w:rsidP="00814BAA">
      <w:pPr>
        <w:pStyle w:val="Heading2"/>
      </w:pPr>
      <w:bookmarkStart w:id="17" w:name="_Toc381193817"/>
      <w:bookmarkStart w:id="18" w:name="_Toc69300860"/>
      <w:r>
        <w:t>Alternative and/or optional work</w:t>
      </w:r>
      <w:bookmarkEnd w:id="17"/>
      <w:bookmarkEnd w:id="18"/>
    </w:p>
    <w:sdt>
      <w:sdtPr>
        <w:id w:val="791863576"/>
        <w:lock w:val="contentLocked"/>
        <w:placeholder>
          <w:docPart w:val="31B60DE38E904DEA96DE65ADB40957ED"/>
        </w:placeholder>
        <w:group/>
      </w:sdtPr>
      <w:sdtContent>
        <w:p w14:paraId="14A56BB3" w14:textId="77777777" w:rsidR="00F37FE2" w:rsidRPr="00F37FE2" w:rsidRDefault="00F37FE2" w:rsidP="00814BAA">
          <w:pPr>
            <w:pStyle w:val="DNVGL-Hidden"/>
          </w:pPr>
          <w:r>
            <w:t>In the case of an invitation to tender where the customer has specified the deliverables and scope of work, the proposal shall a priori reply strictly to the request. However, DNV may propose alternative solutions and optional deliverables/activities under this heading. A brief description of the proposed amendments and the benefits to the customer should be concluded with e.g. the following statement:</w:t>
          </w:r>
        </w:p>
      </w:sdtContent>
    </w:sdt>
    <w:p w14:paraId="292174DD" w14:textId="77777777" w:rsidR="00F37FE2" w:rsidRPr="00F37FE2" w:rsidRDefault="00F37FE2" w:rsidP="00814BAA">
      <w:pPr>
        <w:pStyle w:val="BodyText"/>
      </w:pPr>
      <w:r>
        <w:t>Should this be of interest DNV would be pleased to amend the present proposal accordingly, or submit a separate proposal.</w:t>
      </w:r>
    </w:p>
    <w:p w14:paraId="038D1D07" w14:textId="77777777" w:rsidR="00F37FE2" w:rsidRPr="00F37FE2" w:rsidRDefault="00F37FE2" w:rsidP="00814BAA">
      <w:pPr>
        <w:pStyle w:val="BodyText"/>
      </w:pPr>
    </w:p>
    <w:p w14:paraId="579F47BE" w14:textId="77777777" w:rsidR="00F37FE2" w:rsidRPr="00F37FE2" w:rsidRDefault="00F37FE2" w:rsidP="00814BAA">
      <w:pPr>
        <w:pStyle w:val="BodyText"/>
      </w:pPr>
    </w:p>
    <w:p w14:paraId="149038B1" w14:textId="77777777" w:rsidR="00F37FE2" w:rsidRPr="00F37FE2" w:rsidRDefault="00F37FE2" w:rsidP="00814BAA">
      <w:pPr>
        <w:spacing w:after="200" w:line="276" w:lineRule="auto"/>
      </w:pPr>
      <w:r>
        <w:br w:type="page"/>
      </w:r>
    </w:p>
    <w:p w14:paraId="7BDB8AA8" w14:textId="77777777" w:rsidR="00F37FE2" w:rsidRPr="00F37FE2" w:rsidRDefault="00F37FE2" w:rsidP="00814BAA">
      <w:pPr>
        <w:pStyle w:val="Heading1"/>
      </w:pPr>
      <w:bookmarkStart w:id="19" w:name="_Toc69300861"/>
      <w:r>
        <w:lastRenderedPageBreak/>
        <w:t>Scope of work</w:t>
      </w:r>
      <w:bookmarkEnd w:id="19"/>
    </w:p>
    <w:p w14:paraId="30633D41" w14:textId="1C318731" w:rsidR="00F37FE2" w:rsidRPr="00F37FE2" w:rsidRDefault="00F37FE2" w:rsidP="00814BAA">
      <w:pPr>
        <w:pStyle w:val="DNVGL-Hidden"/>
      </w:pPr>
      <w:r>
        <w:t>A narrative description of the proposed scope of work required to produce the deliverables. An accurate description of the scope of work is essential in relation DNV responsibility. Do not oversell and phrase the text in objective terms, not subjective ones. Address quality requirements,e.g. by reference to applicable standards, regulations etc. This may be organised as an overall description followed by more detailed description of scope blocks in sub-sections. The level of detail shall demonstrate that the deliverables will meet the quality requirements, however, this shall be balanced against avoidance of serving as a recipe for the customer to present to competitors for alternative offers.</w:t>
      </w:r>
    </w:p>
    <w:p w14:paraId="6A31A194" w14:textId="77777777" w:rsidR="00F37FE2" w:rsidRPr="00F37FE2" w:rsidRDefault="00F37FE2" w:rsidP="00814BAA">
      <w:pPr>
        <w:pStyle w:val="DNVGL-Hidden"/>
      </w:pPr>
      <w:r>
        <w:t>A high-level Work Breakdown Structure may be included, as a minimum in the form of a list of activities.</w:t>
      </w:r>
    </w:p>
    <w:p w14:paraId="0D10A919" w14:textId="587848FD" w:rsidR="00F37FE2" w:rsidRPr="00F37FE2" w:rsidRDefault="00F37FE2" w:rsidP="00814BAA">
      <w:pPr>
        <w:pStyle w:val="DNVGL-Hidden"/>
      </w:pPr>
    </w:p>
    <w:p w14:paraId="5333E0FF" w14:textId="77777777" w:rsidR="00F37FE2" w:rsidRPr="00F37FE2" w:rsidRDefault="00F37FE2" w:rsidP="00814BAA">
      <w:pPr>
        <w:pStyle w:val="BodyText"/>
      </w:pPr>
    </w:p>
    <w:p w14:paraId="084B8A54" w14:textId="77777777" w:rsidR="00F37FE2" w:rsidRPr="00F37FE2" w:rsidRDefault="00F37FE2" w:rsidP="00814BAA">
      <w:pPr>
        <w:pStyle w:val="BodyText"/>
      </w:pPr>
    </w:p>
    <w:p w14:paraId="55067D60" w14:textId="77777777" w:rsidR="00F37FE2" w:rsidRPr="00F37FE2" w:rsidRDefault="00F37FE2" w:rsidP="00814BAA">
      <w:pPr>
        <w:spacing w:after="200" w:line="276" w:lineRule="auto"/>
      </w:pPr>
      <w:r>
        <w:br w:type="page"/>
      </w:r>
    </w:p>
    <w:p w14:paraId="7504A2F0" w14:textId="77777777" w:rsidR="00F37FE2" w:rsidRPr="00F37FE2" w:rsidRDefault="00F37FE2" w:rsidP="00814BAA">
      <w:pPr>
        <w:pStyle w:val="Heading1"/>
      </w:pPr>
      <w:bookmarkStart w:id="20" w:name="_Toc69300862"/>
      <w:r>
        <w:lastRenderedPageBreak/>
        <w:t>Schedule</w:t>
      </w:r>
      <w:bookmarkEnd w:id="20"/>
    </w:p>
    <w:sdt>
      <w:sdtPr>
        <w:id w:val="1871103995"/>
        <w:lock w:val="contentLocked"/>
        <w:placeholder>
          <w:docPart w:val="F96B0671BD9547DFB0FE48ABA4EF6148"/>
        </w:placeholder>
        <w:group/>
      </w:sdtPr>
      <w:sdtContent>
        <w:p w14:paraId="4DEBD3F0" w14:textId="77777777" w:rsidR="00F37FE2" w:rsidRPr="00F37FE2" w:rsidRDefault="00F37FE2" w:rsidP="00814BAA">
          <w:pPr>
            <w:pStyle w:val="DNVGL-Hidden"/>
          </w:pPr>
          <w:r>
            <w:t>Specify overall start and finish dates for the project and same for individual activities as relevant. Reference to CTR catalogue may be included.</w:t>
          </w:r>
        </w:p>
        <w:p w14:paraId="6B2E76AD" w14:textId="77777777" w:rsidR="00F37FE2" w:rsidRPr="00F37FE2" w:rsidRDefault="00F37FE2" w:rsidP="00814BAA">
          <w:pPr>
            <w:pStyle w:val="DNVGL-Hidden"/>
          </w:pPr>
          <w:r>
            <w:t>Specify milestones, including those which are related to customer obligations, e.g. customer input to project.</w:t>
          </w:r>
        </w:p>
        <w:p w14:paraId="708BB88A" w14:textId="77777777" w:rsidR="00F37FE2" w:rsidRPr="00F37FE2" w:rsidRDefault="00F37FE2" w:rsidP="00814BAA">
          <w:pPr>
            <w:pStyle w:val="DNVGL-Hidden"/>
          </w:pPr>
          <w:r>
            <w:t>Specify minimum mobilisation time.</w:t>
          </w:r>
        </w:p>
        <w:p w14:paraId="3B338357" w14:textId="77777777" w:rsidR="00F37FE2" w:rsidRPr="00F37FE2" w:rsidRDefault="00F37FE2" w:rsidP="00814BAA">
          <w:pPr>
            <w:pStyle w:val="DNVGL-Hidden"/>
          </w:pPr>
          <w:r>
            <w:t>Specify dependencies between activities</w:t>
          </w:r>
        </w:p>
        <w:p w14:paraId="4242682A" w14:textId="77777777" w:rsidR="00F37FE2" w:rsidRPr="00F37FE2" w:rsidRDefault="00F37FE2" w:rsidP="00814BAA">
          <w:pPr>
            <w:pStyle w:val="DNVGL-Hidden"/>
          </w:pPr>
          <w:r>
            <w:t>Specify turn-around periods, customer review/approval of deliverables periods etc. as relevant.</w:t>
          </w:r>
        </w:p>
        <w:p w14:paraId="08A2D8A5" w14:textId="77777777" w:rsidR="00F37FE2" w:rsidRPr="00F37FE2" w:rsidRDefault="00F37FE2" w:rsidP="00814BAA">
          <w:pPr>
            <w:pStyle w:val="DNVGL-Hidden"/>
          </w:pPr>
          <w:r>
            <w:t>Make reference to the CTR catalogue, if included.</w:t>
          </w:r>
        </w:p>
      </w:sdtContent>
    </w:sdt>
    <w:p w14:paraId="6A5DED0F" w14:textId="77777777" w:rsidR="00F37FE2" w:rsidRPr="00F37FE2" w:rsidRDefault="00F37FE2" w:rsidP="00814BAA">
      <w:pPr>
        <w:pStyle w:val="BodyText"/>
      </w:pPr>
    </w:p>
    <w:p w14:paraId="305C3E5A" w14:textId="77777777" w:rsidR="00F37FE2" w:rsidRPr="00F37FE2" w:rsidRDefault="00F37FE2" w:rsidP="00814BAA">
      <w:pPr>
        <w:pStyle w:val="BodyText"/>
      </w:pPr>
    </w:p>
    <w:p w14:paraId="5DD0DDBB" w14:textId="77777777" w:rsidR="00F37FE2" w:rsidRPr="00F37FE2" w:rsidRDefault="00F37FE2" w:rsidP="00814BAA">
      <w:pPr>
        <w:spacing w:after="200" w:line="276" w:lineRule="auto"/>
      </w:pPr>
      <w:r>
        <w:br w:type="page"/>
      </w:r>
    </w:p>
    <w:p w14:paraId="30D74360" w14:textId="77777777" w:rsidR="00F37FE2" w:rsidRPr="00F37FE2" w:rsidRDefault="00F37FE2" w:rsidP="00814BAA">
      <w:pPr>
        <w:pStyle w:val="Heading1"/>
      </w:pPr>
      <w:bookmarkStart w:id="21" w:name="_Toc69300863"/>
      <w:r>
        <w:lastRenderedPageBreak/>
        <w:t>Compensation</w:t>
      </w:r>
      <w:bookmarkEnd w:id="21"/>
    </w:p>
    <w:p w14:paraId="4D4077B1" w14:textId="77777777" w:rsidR="00F37FE2" w:rsidRPr="00F37FE2" w:rsidRDefault="00F37FE2" w:rsidP="00814BAA">
      <w:pPr>
        <w:pStyle w:val="Heading2"/>
      </w:pPr>
      <w:bookmarkStart w:id="22" w:name="_Toc69300864"/>
      <w:r>
        <w:t>General</w:t>
      </w:r>
      <w:bookmarkEnd w:id="22"/>
      <w:r>
        <w:t xml:space="preserve"> </w:t>
      </w:r>
    </w:p>
    <w:sdt>
      <w:sdtPr>
        <w:id w:val="1781910091"/>
        <w:lock w:val="contentLocked"/>
        <w:placeholder>
          <w:docPart w:val="31B60DE38E904DEA96DE65ADB40957ED"/>
        </w:placeholder>
        <w:group/>
      </w:sdtPr>
      <w:sdtContent>
        <w:p w14:paraId="3D3C9585" w14:textId="77777777" w:rsidR="00F37FE2" w:rsidRPr="00F37FE2" w:rsidRDefault="00F37FE2" w:rsidP="00814BAA">
          <w:pPr>
            <w:pStyle w:val="DNVGL-Hidden"/>
          </w:pPr>
          <w:r>
            <w:t>Specify the compensation format, i.e. lump sum or reimbursable or combination etc.</w:t>
          </w:r>
        </w:p>
        <w:p w14:paraId="5840EF73" w14:textId="77777777" w:rsidR="00F37FE2" w:rsidRPr="00F37FE2" w:rsidRDefault="00F37FE2" w:rsidP="00814BAA">
          <w:pPr>
            <w:pStyle w:val="DNVGL-Hidden"/>
          </w:pPr>
          <w:r>
            <w:t>Specify how travel time and costs shall be compensated.</w:t>
          </w:r>
        </w:p>
        <w:p w14:paraId="4E2EEA57" w14:textId="77777777" w:rsidR="00F37FE2" w:rsidRPr="00F37FE2" w:rsidRDefault="00F37FE2" w:rsidP="00814BAA">
          <w:pPr>
            <w:pStyle w:val="DNVGL-Hidden"/>
          </w:pPr>
          <w:r>
            <w:t>Specify how meeting time and costs shall be compensated.</w:t>
          </w:r>
        </w:p>
        <w:p w14:paraId="78E0E418" w14:textId="77777777" w:rsidR="00F37FE2" w:rsidRPr="00F37FE2" w:rsidRDefault="00F37FE2" w:rsidP="00814BAA">
          <w:pPr>
            <w:pStyle w:val="DNVGL-Hidden"/>
          </w:pPr>
          <w:r>
            <w:t>Delete and/or modify subsections below as relevant.</w:t>
          </w:r>
        </w:p>
        <w:p w14:paraId="669B5A69" w14:textId="77777777" w:rsidR="00F37FE2" w:rsidRPr="00F37FE2" w:rsidRDefault="00F37FE2" w:rsidP="00814BAA">
          <w:pPr>
            <w:pStyle w:val="DNVGL-Hidden"/>
          </w:pPr>
          <w:r>
            <w:t>Make reference to the CTR catalogue, if relevant.</w:t>
          </w:r>
        </w:p>
      </w:sdtContent>
    </w:sdt>
    <w:p w14:paraId="2E01ACDE" w14:textId="69BBFD49" w:rsidR="00267DA1" w:rsidRPr="00F37FE2" w:rsidRDefault="004B0B62" w:rsidP="00267DA1">
      <w:pPr>
        <w:pStyle w:val="BodyText"/>
      </w:pPr>
      <w:r>
        <w:t xml:space="preserve">The project will be invoiced based on a </w:t>
      </w:r>
      <w:r>
        <w:rPr>
          <w:color w:val="FF0000"/>
        </w:rPr>
        <w:t xml:space="preserve">lump sum / time and material </w:t>
      </w:r>
      <w:r>
        <w:t xml:space="preserve">basis, adding up to, </w:t>
      </w:r>
      <w:r>
        <w:rPr>
          <w:color w:val="FF0000"/>
        </w:rPr>
        <w:t>fill out amount</w:t>
      </w:r>
      <w:r>
        <w:t xml:space="preserve">, rates and prices provided in this proposal are quoted in </w:t>
      </w:r>
      <w:sdt>
        <w:sdtPr>
          <w:alias w:val="Currency code"/>
          <w:tag w:val="CurrencyCode"/>
          <w:id w:val="-2146102939"/>
          <w:placeholder>
            <w:docPart w:val="E4DB067BEA3343728117AF63D3171B05"/>
          </w:placeholder>
          <w:showingPlcHdr/>
          <w:dataBinding w:xpath="//Tag[@name='CurrencyCode']" w:storeItemID="{9B080735-027D-44B9-A4A0-910DD22B4D04}"/>
          <w:text/>
        </w:sdtPr>
        <w:sdtContent>
          <w:r>
            <w:rPr>
              <w:vanish/>
            </w:rPr>
            <w:t>[currency]</w:t>
          </w:r>
        </w:sdtContent>
      </w:sdt>
      <w:r>
        <w:t xml:space="preserve"> and exclusive of VAT or any other similar taxes.</w:t>
      </w:r>
    </w:p>
    <w:p w14:paraId="4A855649" w14:textId="77777777" w:rsidR="004B0B62" w:rsidRPr="004B0B62" w:rsidRDefault="004B0B62" w:rsidP="004B0B62">
      <w:pPr>
        <w:pStyle w:val="BodyText"/>
      </w:pPr>
      <w:r>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t>If and to the extent Customer has to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r>
        <w:t>In the event that such Taxes are applicable and payable in respect of the prices, DNV retains the right to adjust the prices in such way that the net payments to DNV are equal to the prices as represented.</w:t>
      </w:r>
    </w:p>
    <w:p w14:paraId="6C315A46" w14:textId="77777777" w:rsidR="00F37FE2" w:rsidRPr="00F37FE2" w:rsidRDefault="00F37FE2" w:rsidP="00814BAA">
      <w:pPr>
        <w:pStyle w:val="Heading2"/>
      </w:pPr>
      <w:bookmarkStart w:id="23" w:name="_Toc69300865"/>
      <w:r>
        <w:t>Lump sums</w:t>
      </w:r>
      <w:bookmarkEnd w:id="23"/>
    </w:p>
    <w:sdt>
      <w:sdtPr>
        <w:id w:val="-1701775722"/>
        <w:lock w:val="contentLocked"/>
        <w:placeholder>
          <w:docPart w:val="31B60DE38E904DEA96DE65ADB40957ED"/>
        </w:placeholder>
        <w:group/>
      </w:sdtPr>
      <w:sdtContent>
        <w:p w14:paraId="3C6122F8" w14:textId="77777777" w:rsidR="00F37FE2" w:rsidRPr="00F37FE2" w:rsidRDefault="00F37FE2" w:rsidP="00814BAA">
          <w:pPr>
            <w:pStyle w:val="DNVGL-Hidden"/>
          </w:pPr>
          <w:r>
            <w:t>Specify total lump sum and/or specify activities (and CTR ID’s) and associated lump sums in tabular form, if relevant.</w:t>
          </w:r>
        </w:p>
        <w:p w14:paraId="75876187" w14:textId="77777777" w:rsidR="00F37FE2" w:rsidRPr="00F37FE2" w:rsidRDefault="00F37FE2" w:rsidP="00814BAA">
          <w:pPr>
            <w:pStyle w:val="DNVGL-Hidden"/>
          </w:pPr>
          <w:r>
            <w:t>Remove this subsection if not relevant.</w:t>
          </w:r>
        </w:p>
        <w:p w14:paraId="65B56549" w14:textId="77777777" w:rsidR="00F37FE2" w:rsidRPr="00F37FE2" w:rsidRDefault="00F37FE2" w:rsidP="00814BAA">
          <w:pPr>
            <w:pStyle w:val="DNVGL-Hidden"/>
          </w:pPr>
          <w:r>
            <w:t>Validity of lump sums and reference to 5.4.</w:t>
          </w:r>
        </w:p>
      </w:sdtContent>
    </w:sdt>
    <w:p w14:paraId="7AFB9B6D" w14:textId="77777777" w:rsidR="00F37FE2" w:rsidRPr="00F37FE2" w:rsidRDefault="00F37FE2" w:rsidP="00814BAA">
      <w:pPr>
        <w:pStyle w:val="BodyText"/>
      </w:pPr>
      <w:r>
        <w:t>The following activities shall be compensated on a lump sum basis:</w:t>
      </w:r>
    </w:p>
    <w:p w14:paraId="42B85D76" w14:textId="77777777" w:rsidR="00F37FE2" w:rsidRPr="00F37FE2" w:rsidRDefault="00F37FE2" w:rsidP="00814BAA">
      <w:pPr>
        <w:pStyle w:val="Heading2"/>
      </w:pPr>
      <w:bookmarkStart w:id="24" w:name="_Toc69300866"/>
      <w:r>
        <w:t>Rates and Expenses</w:t>
      </w:r>
      <w:bookmarkEnd w:id="24"/>
    </w:p>
    <w:sdt>
      <w:sdtPr>
        <w:id w:val="2032218661"/>
        <w:lock w:val="contentLocked"/>
        <w:placeholder>
          <w:docPart w:val="31B60DE38E904DEA96DE65ADB40957ED"/>
        </w:placeholder>
        <w:group/>
      </w:sdtPr>
      <w:sdtContent>
        <w:p w14:paraId="35E65AEC" w14:textId="77777777" w:rsidR="00F37FE2" w:rsidRPr="00F37FE2" w:rsidRDefault="00F37FE2" w:rsidP="00814BAA">
          <w:pPr>
            <w:pStyle w:val="DNVGL-Hidden"/>
          </w:pPr>
          <w:r>
            <w:t>Remember to specify all applicable costs, including e.g.:</w:t>
          </w:r>
        </w:p>
        <w:p w14:paraId="613AEE84" w14:textId="77777777" w:rsidR="00F37FE2" w:rsidRPr="00F37FE2" w:rsidRDefault="00F37FE2" w:rsidP="00814BAA">
          <w:pPr>
            <w:pStyle w:val="DNVGL-Hidden"/>
            <w:numPr>
              <w:ilvl w:val="0"/>
              <w:numId w:val="14"/>
            </w:numPr>
          </w:pPr>
          <w:r>
            <w:t>Hourly man-hour rates, by category, for work on T&amp;M basis, estimated total if required.</w:t>
          </w:r>
        </w:p>
        <w:p w14:paraId="2CDD358A" w14:textId="77777777" w:rsidR="00F37FE2" w:rsidRPr="00F37FE2" w:rsidRDefault="00F37FE2" w:rsidP="00814BAA">
          <w:pPr>
            <w:pStyle w:val="DNVGL-Hidden"/>
            <w:numPr>
              <w:ilvl w:val="0"/>
              <w:numId w:val="14"/>
            </w:numPr>
          </w:pPr>
          <w:r>
            <w:t>Hourly man-hour rates, by category, for variations to work on lump sum basis.</w:t>
          </w:r>
        </w:p>
        <w:p w14:paraId="3D5BC513" w14:textId="77777777" w:rsidR="00F37FE2" w:rsidRPr="00F37FE2" w:rsidRDefault="00F37FE2" w:rsidP="00814BAA">
          <w:pPr>
            <w:pStyle w:val="DNVGL-Hidden"/>
            <w:numPr>
              <w:ilvl w:val="0"/>
              <w:numId w:val="14"/>
            </w:numPr>
          </w:pPr>
          <w:r>
            <w:t>Hourly man-hour rates, by category, for overtime work, or work outside normal working hours, requested by customer. This is applicable also for work on lump sum basis.</w:t>
          </w:r>
        </w:p>
        <w:p w14:paraId="04A450DC" w14:textId="77777777" w:rsidR="00F37FE2" w:rsidRPr="00F37FE2" w:rsidRDefault="00F37FE2" w:rsidP="00814BAA">
          <w:pPr>
            <w:pStyle w:val="DNVGL-Hidden"/>
            <w:numPr>
              <w:ilvl w:val="0"/>
              <w:numId w:val="14"/>
            </w:numPr>
          </w:pPr>
          <w:r>
            <w:t>Travel cost/allowances and travel time (lump sums/at cost/at cost plus).</w:t>
          </w:r>
        </w:p>
        <w:p w14:paraId="2EBEAB11" w14:textId="77777777" w:rsidR="00F37FE2" w:rsidRPr="00F37FE2" w:rsidRDefault="00F37FE2" w:rsidP="00814BAA">
          <w:pPr>
            <w:pStyle w:val="DNVGL-Hidden"/>
            <w:numPr>
              <w:ilvl w:val="0"/>
              <w:numId w:val="14"/>
            </w:numPr>
          </w:pPr>
          <w:r>
            <w:t>Licence fees (lump sums or unit costs).</w:t>
          </w:r>
        </w:p>
        <w:p w14:paraId="63B565EB" w14:textId="77777777" w:rsidR="00F37FE2" w:rsidRPr="00F37FE2" w:rsidRDefault="00F37FE2" w:rsidP="00814BAA">
          <w:pPr>
            <w:pStyle w:val="DNVGL-Hidden"/>
            <w:numPr>
              <w:ilvl w:val="0"/>
              <w:numId w:val="14"/>
            </w:numPr>
          </w:pPr>
          <w:r>
            <w:t>Laboratory costs (lump sums or unit costs).</w:t>
          </w:r>
        </w:p>
        <w:p w14:paraId="4113D1CC" w14:textId="77777777" w:rsidR="00F37FE2" w:rsidRPr="00F37FE2" w:rsidRDefault="00F37FE2" w:rsidP="00814BAA">
          <w:pPr>
            <w:pStyle w:val="DNVGL-Hidden"/>
            <w:numPr>
              <w:ilvl w:val="0"/>
              <w:numId w:val="14"/>
            </w:numPr>
          </w:pPr>
          <w:r>
            <w:t>Equipment.</w:t>
          </w:r>
        </w:p>
        <w:p w14:paraId="30644864" w14:textId="77777777" w:rsidR="00F37FE2" w:rsidRPr="00F37FE2" w:rsidRDefault="00F37FE2" w:rsidP="00814BAA">
          <w:pPr>
            <w:pStyle w:val="DNVGL-Hidden"/>
            <w:numPr>
              <w:ilvl w:val="0"/>
              <w:numId w:val="14"/>
            </w:numPr>
          </w:pPr>
          <w:r>
            <w:t>Offshore or relocation charges.</w:t>
          </w:r>
        </w:p>
        <w:p w14:paraId="1239F089" w14:textId="6C4D2B96" w:rsidR="00F37FE2" w:rsidRPr="00F37FE2" w:rsidRDefault="00F37FE2" w:rsidP="00814BAA">
          <w:pPr>
            <w:pStyle w:val="DNVGL-Hidden"/>
            <w:numPr>
              <w:ilvl w:val="0"/>
              <w:numId w:val="14"/>
            </w:numPr>
          </w:pPr>
          <w:r>
            <w:t xml:space="preserve">Validity of rates and prices and reference to </w:t>
            <w:fldChar w:fldCharType="begin"/>
            <w:instrText xml:space="preserve"> REF _Ref522793790 \r \h </w:instrText>
            <w:fldChar w:fldCharType="separate"/>
            <w:t>5.5</w:t>
            <w:fldChar w:fldCharType="end"/>
            <w:t>.</w:t>
          </w:r>
        </w:p>
      </w:sdtContent>
    </w:sdt>
    <w:p w14:paraId="7A742A69" w14:textId="77777777" w:rsidR="002A20DF" w:rsidRPr="002A20DF" w:rsidRDefault="002A20DF" w:rsidP="002A20DF">
      <w:pPr>
        <w:pStyle w:val="BodyText"/>
      </w:pPr>
      <w:r>
        <w:t xml:space="preserve">Travel and lodging expenses will be charged at actual costs and travel by car will be reimbursed at </w:t>
      </w:r>
      <w:r>
        <w:rPr>
          <w:color w:val="FF0000"/>
        </w:rPr>
        <w:t xml:space="preserve">0.35 EUR/km, </w:t>
      </w:r>
      <w:r>
        <w:t>excluding VAT.</w:t>
      </w:r>
    </w:p>
    <w:p w14:paraId="0908938A" w14:textId="77777777" w:rsidR="00F37FE2" w:rsidRPr="00F37FE2" w:rsidRDefault="00F37FE2" w:rsidP="00814BAA">
      <w:pPr>
        <w:pStyle w:val="Heading2"/>
      </w:pPr>
      <w:bookmarkStart w:id="25" w:name="_Toc69300867"/>
      <w:r>
        <w:t>Budget</w:t>
      </w:r>
      <w:bookmarkEnd w:id="25"/>
    </w:p>
    <w:sdt>
      <w:sdtPr>
        <w:id w:val="-610900329"/>
        <w:lock w:val="contentLocked"/>
        <w:placeholder>
          <w:docPart w:val="828DDAD25B144969BE94029BA4DD56CE"/>
        </w:placeholder>
        <w:group/>
      </w:sdtPr>
      <w:sdtContent>
        <w:p w14:paraId="2910C58A" w14:textId="77777777" w:rsidR="00F37FE2" w:rsidRPr="00F37FE2" w:rsidRDefault="00F37FE2" w:rsidP="00814BAA">
          <w:pPr>
            <w:pStyle w:val="DNVGL-Hidden"/>
          </w:pPr>
          <w:r>
            <w:t>For project work on T&amp;M basis there shall normally be a budget, budget summary or estimate. Avoid this being a compensation limit.</w:t>
          </w:r>
        </w:p>
      </w:sdtContent>
    </w:sdt>
    <w:p w14:paraId="0376FFA6" w14:textId="77777777" w:rsidR="00F37FE2" w:rsidRPr="00F37FE2" w:rsidRDefault="00F37FE2" w:rsidP="00814BAA">
      <w:pPr>
        <w:pStyle w:val="Heading2"/>
      </w:pPr>
      <w:bookmarkStart w:id="26" w:name="_Toc381193825"/>
      <w:bookmarkStart w:id="27" w:name="_Ref522793790"/>
      <w:bookmarkStart w:id="28" w:name="_Toc69300868"/>
      <w:r>
        <w:t>Adjustment of lump sums, rates and unit costs</w:t>
      </w:r>
      <w:bookmarkEnd w:id="26"/>
      <w:bookmarkEnd w:id="27"/>
      <w:bookmarkEnd w:id="28"/>
    </w:p>
    <w:sdt>
      <w:sdtPr>
        <w:id w:val="-1733150417"/>
        <w:lock w:val="contentLocked"/>
        <w:placeholder>
          <w:docPart w:val="9533D1B2D1574FB4AAA3E538F454A480"/>
        </w:placeholder>
        <w:group/>
      </w:sdtPr>
      <w:sdtContent>
        <w:p w14:paraId="073A45D8" w14:textId="77777777" w:rsidR="00F37FE2" w:rsidRPr="00F37FE2" w:rsidRDefault="00F37FE2" w:rsidP="00814BAA">
          <w:pPr>
            <w:pStyle w:val="DNVGL-Hidden"/>
          </w:pPr>
          <w:r>
            <w:t>Specify validity of rates and prices.</w:t>
          </w:r>
        </w:p>
        <w:p w14:paraId="61962E55" w14:textId="77777777" w:rsidR="00F37FE2" w:rsidRPr="00F37FE2" w:rsidRDefault="00F37FE2" w:rsidP="00814BAA">
          <w:pPr>
            <w:pStyle w:val="DNVGL-Hidden"/>
          </w:pPr>
          <w:r>
            <w:t>Include an adjustment clause and formula as applicable</w:t>
          </w:r>
        </w:p>
        <w:p w14:paraId="597C5BED" w14:textId="77777777" w:rsidR="00F37FE2" w:rsidRPr="00F37FE2" w:rsidRDefault="00F37FE2" w:rsidP="00814BAA">
          <w:pPr>
            <w:pStyle w:val="DNVGL-Hidden"/>
          </w:pPr>
          <w:r>
            <w:t>Also lump sums, or portions of lump sums, should be subject to adjustments if delayed beyond the validity date due to causes outside DNV control.</w:t>
          </w:r>
        </w:p>
      </w:sdtContent>
    </w:sdt>
    <w:p w14:paraId="12DF8644" w14:textId="77777777" w:rsidR="00F37FE2" w:rsidRPr="00F37FE2" w:rsidRDefault="00F37FE2" w:rsidP="00814BAA">
      <w:pPr>
        <w:pStyle w:val="BodyText"/>
      </w:pPr>
      <w:r>
        <w:t>All lump sums, rates, unit costs etc. quoted above are valid till &lt;date&gt;.</w:t>
      </w:r>
    </w:p>
    <w:p w14:paraId="242E9926" w14:textId="77777777" w:rsidR="00F37FE2" w:rsidRPr="00F37FE2" w:rsidRDefault="00F37FE2" w:rsidP="00814BAA">
      <w:pPr>
        <w:pStyle w:val="BodyText"/>
      </w:pPr>
      <w:r>
        <w:t>Thereafter escalation shall apply as follows:</w:t>
      </w:r>
    </w:p>
    <w:p w14:paraId="2637C0D3" w14:textId="77777777" w:rsidR="00F37FE2" w:rsidRPr="00F37FE2" w:rsidRDefault="00F37FE2" w:rsidP="00814BAA">
      <w:pPr>
        <w:pStyle w:val="Heading2"/>
      </w:pPr>
      <w:bookmarkStart w:id="29" w:name="_Toc69300869"/>
      <w:r>
        <w:lastRenderedPageBreak/>
        <w:t>Invoicing and Payment</w:t>
      </w:r>
      <w:bookmarkEnd w:id="29"/>
    </w:p>
    <w:sdt>
      <w:sdtPr>
        <w:id w:val="-1476908843"/>
        <w:lock w:val="contentLocked"/>
        <w:placeholder>
          <w:docPart w:val="EEA1ED1E95CF4576A362B2E50724A083"/>
        </w:placeholder>
        <w:group/>
      </w:sdtPr>
      <w:sdtContent>
        <w:p w14:paraId="43ED295B" w14:textId="77777777" w:rsidR="00F37FE2" w:rsidRPr="00F37FE2" w:rsidRDefault="00F37FE2" w:rsidP="00814BAA">
          <w:pPr>
            <w:pStyle w:val="DNVGL-Hidden"/>
          </w:pPr>
          <w:r>
            <w:t>Use one or a combination of the following alternatives. Lump sums and e.g. travel time/costs may be invoiced according to different formats.</w:t>
          </w:r>
        </w:p>
        <w:p w14:paraId="7C586591" w14:textId="77777777" w:rsidR="00F37FE2" w:rsidRPr="00F37FE2" w:rsidRDefault="00F37FE2" w:rsidP="00814BAA">
          <w:pPr>
            <w:pStyle w:val="DNVGL-Hidden"/>
          </w:pPr>
        </w:p>
        <w:p w14:paraId="663D5FE3" w14:textId="77777777" w:rsidR="00F37FE2" w:rsidRPr="00F37FE2" w:rsidRDefault="00F37FE2" w:rsidP="00814BAA">
          <w:pPr>
            <w:pStyle w:val="DNVGL-Hidden"/>
          </w:pPr>
          <w:r>
            <w:t>A: If monthly reimbursable:</w:t>
          </w:r>
        </w:p>
      </w:sdtContent>
    </w:sdt>
    <w:p w14:paraId="5B947D2D" w14:textId="77777777" w:rsidR="00F37FE2" w:rsidRPr="00F37FE2" w:rsidRDefault="00F37FE2" w:rsidP="00814BAA">
      <w:pPr>
        <w:pStyle w:val="BodyText"/>
      </w:pPr>
      <w:r>
        <w:t>Invoicing will be on a monthly reimbursable basis according to hours worked in the previous period.</w:t>
      </w:r>
    </w:p>
    <w:sdt>
      <w:sdtPr>
        <w:id w:val="-878161212"/>
        <w:lock w:val="contentLocked"/>
        <w:placeholder>
          <w:docPart w:val="B27F66C0C5404532B0C3BC96C9730719"/>
        </w:placeholder>
        <w:group/>
      </w:sdtPr>
      <w:sdtContent>
        <w:p w14:paraId="6A930EE5" w14:textId="77777777" w:rsidR="00F37FE2" w:rsidRPr="00F37FE2" w:rsidRDefault="00F37FE2" w:rsidP="00814BAA">
          <w:pPr>
            <w:pStyle w:val="DNVGL-Hidden"/>
          </w:pPr>
          <w:r>
            <w:t>B: Propose a payment plan for lump sum payment projects based on progress.</w:t>
          </w:r>
        </w:p>
      </w:sdtContent>
    </w:sdt>
    <w:p w14:paraId="26AF6872" w14:textId="77777777" w:rsidR="00F37FE2" w:rsidRPr="00F37FE2" w:rsidRDefault="00F37FE2" w:rsidP="00814BAA">
      <w:pPr>
        <w:pStyle w:val="BodyText"/>
      </w:pPr>
      <w:r>
        <w:t>Invoicing will be on a monthly basis according to estimated project progress.</w:t>
      </w:r>
    </w:p>
    <w:sdt>
      <w:sdtPr>
        <w:id w:val="561144138"/>
        <w:lock w:val="contentLocked"/>
        <w:placeholder>
          <w:docPart w:val="EDACEA79EC04416495D1EAF6EE557A5E"/>
        </w:placeholder>
        <w:group/>
      </w:sdtPr>
      <w:sdtContent>
        <w:p w14:paraId="32469D8E" w14:textId="77777777" w:rsidR="00F37FE2" w:rsidRPr="00F37FE2" w:rsidRDefault="00F37FE2" w:rsidP="00814BAA">
          <w:pPr>
            <w:pStyle w:val="DNVGL-Hidden"/>
          </w:pPr>
          <w:r>
            <w:t>C: Propose a payment plan for payment milestones linked to the lump sum payment. The below shows milestone examples. DNV shall reserve the right to convert the payment plan into alternative B in the case of project suspension or delays of e.g. 4 months duration if due to causes outside DNV control.</w:t>
          </w:r>
        </w:p>
      </w:sdtContent>
    </w:sdt>
    <w:p w14:paraId="5A1716A5" w14:textId="77777777" w:rsidR="00F37FE2" w:rsidRPr="00F37FE2" w:rsidRDefault="00F37FE2" w:rsidP="00814BAA">
      <w:pPr>
        <w:pStyle w:val="BodyText"/>
      </w:pPr>
      <w:r>
        <w:t>Invoicing will be according to the following milestones:</w:t>
      </w:r>
    </w:p>
    <w:p w14:paraId="42CC8B69" w14:textId="77777777" w:rsidR="00F37FE2" w:rsidRPr="00F37FE2" w:rsidRDefault="00F37FE2" w:rsidP="00814BAA">
      <w:pPr>
        <w:pStyle w:val="BodyText"/>
        <w:numPr>
          <w:ilvl w:val="0"/>
          <w:numId w:val="15"/>
        </w:numPr>
      </w:pPr>
      <w:r>
        <w:t>25% at signing of contract</w:t>
      </w:r>
    </w:p>
    <w:p w14:paraId="3C0D2252" w14:textId="77777777" w:rsidR="00F37FE2" w:rsidRPr="00F37FE2" w:rsidRDefault="00F37FE2" w:rsidP="00814BAA">
      <w:pPr>
        <w:pStyle w:val="BodyText"/>
        <w:numPr>
          <w:ilvl w:val="0"/>
          <w:numId w:val="15"/>
        </w:numPr>
      </w:pPr>
      <w:r>
        <w:t>15% at delivery of …</w:t>
      </w:r>
    </w:p>
    <w:p w14:paraId="5EEA8232" w14:textId="0301F77A" w:rsidR="00F37FE2" w:rsidRPr="00F37FE2" w:rsidRDefault="00F37FE2" w:rsidP="00814BAA">
      <w:pPr>
        <w:pStyle w:val="BodyText"/>
        <w:numPr>
          <w:ilvl w:val="0"/>
          <w:numId w:val="15"/>
        </w:numPr>
      </w:pPr>
      <w:r>
        <w:t>20% after first project year</w:t>
      </w:r>
    </w:p>
    <w:p w14:paraId="7E2A7C21" w14:textId="77777777" w:rsidR="00DD2E4E" w:rsidRDefault="00392933" w:rsidP="00DD2E4E">
      <w:pPr>
        <w:pStyle w:val="BodyText"/>
        <w:numPr>
          <w:ilvl w:val="0"/>
          <w:numId w:val="15"/>
        </w:numPr>
      </w:pPr>
      <w:r>
        <w:t xml:space="preserve">20%      </w:t>
      </w:r>
    </w:p>
    <w:p w14:paraId="45C0E4A2" w14:textId="0C75D4E4" w:rsidR="00F37FE2" w:rsidRDefault="00F37FE2" w:rsidP="00814BAA">
      <w:pPr>
        <w:pStyle w:val="BodyText"/>
        <w:numPr>
          <w:ilvl w:val="0"/>
          <w:numId w:val="15"/>
        </w:numPr>
      </w:pPr>
      <w:r>
        <w:t>20% at project completion</w:t>
      </w:r>
    </w:p>
    <w:p w14:paraId="7835D5F3" w14:textId="77777777" w:rsidR="00A2701C" w:rsidRPr="00A2701C" w:rsidRDefault="00A2701C" w:rsidP="00F75AA1">
      <w:pPr>
        <w:pStyle w:val="BodyText"/>
        <w:rPr>
          <w:color w:val="FF0000"/>
        </w:rPr>
      </w:pPr>
      <w:r>
        <w:rPr>
          <w:color w:val="FF0000"/>
        </w:rPr>
        <w:t>Make a choice</w:t>
      </w:r>
    </w:p>
    <w:p w14:paraId="25A22DCE" w14:textId="40076EE3" w:rsidR="00F75AA1" w:rsidRPr="00F75AA1" w:rsidRDefault="00F75AA1" w:rsidP="00F75AA1">
      <w:pPr>
        <w:pStyle w:val="BodyText"/>
      </w:pPr>
      <w:r>
        <w:t>Invoicing will be as follows: 30% advance payment, 60% to be incurred to specified deliverables (specified in detail as mentioned in chapter 2.2) and 10% upon completion.</w:t>
      </w:r>
    </w:p>
    <w:sdt>
      <w:sdtPr>
        <w:id w:val="1809667277"/>
        <w:lock w:val="contentLocked"/>
        <w:placeholder>
          <w:docPart w:val="2CD9F1DF548F434F9A94B4ADF0F6A81C"/>
        </w:placeholder>
        <w:group/>
      </w:sdtPr>
      <w:sdtContent>
        <w:p w14:paraId="43C9941D" w14:textId="77777777" w:rsidR="00F37FE2" w:rsidRPr="00F37FE2" w:rsidRDefault="00F37FE2" w:rsidP="00814BAA">
          <w:pPr>
            <w:pStyle w:val="DNVGL-Hidden"/>
          </w:pPr>
          <w:r>
            <w:t>Specify payment conditions.</w:t>
          </w:r>
        </w:p>
      </w:sdtContent>
    </w:sdt>
    <w:p w14:paraId="2743F7A6" w14:textId="77777777" w:rsidR="00F37FE2" w:rsidRPr="00F37FE2" w:rsidRDefault="00F37FE2" w:rsidP="00814BAA">
      <w:pPr>
        <w:pStyle w:val="BodyText"/>
      </w:pPr>
      <w:r>
        <w:t>Payment shall be within 30 days of the invoice date.</w:t>
      </w:r>
    </w:p>
    <w:sdt>
      <w:sdtPr>
        <w:id w:val="1115331112"/>
        <w:lock w:val="contentLocked"/>
        <w:placeholder>
          <w:docPart w:val="1F61B410AC604BDF85B242CED41CA6E0"/>
        </w:placeholder>
        <w:group/>
      </w:sdtPr>
      <w:sdtContent>
        <w:p w14:paraId="75807058" w14:textId="77777777" w:rsidR="00F37FE2" w:rsidRPr="00F37FE2" w:rsidRDefault="00F37FE2" w:rsidP="00814BAA">
          <w:pPr>
            <w:pStyle w:val="DNVGL-Hidden"/>
          </w:pPr>
          <w:r>
            <w:t>Specify late payment penalty interest conditions, either explicitly or by reference to the applicable contract terms and conditions if included there.</w:t>
          </w:r>
        </w:p>
      </w:sdtContent>
    </w:sdt>
    <w:p w14:paraId="5B62E664" w14:textId="77777777" w:rsidR="00F37FE2" w:rsidRPr="00F37FE2" w:rsidRDefault="00F37FE2" w:rsidP="00814BAA">
      <w:pPr>
        <w:pStyle w:val="BodyText"/>
      </w:pPr>
    </w:p>
    <w:p w14:paraId="7C2D5F12" w14:textId="77777777" w:rsidR="00F37FE2" w:rsidRPr="00F37FE2" w:rsidRDefault="00F37FE2" w:rsidP="00814BAA">
      <w:pPr>
        <w:pStyle w:val="BodyText"/>
      </w:pPr>
    </w:p>
    <w:p w14:paraId="73A52016" w14:textId="77777777" w:rsidR="00F37FE2" w:rsidRPr="00F37FE2" w:rsidRDefault="00F37FE2" w:rsidP="00814BAA">
      <w:pPr>
        <w:spacing w:after="200" w:line="276" w:lineRule="auto"/>
      </w:pPr>
      <w:r>
        <w:br w:type="page"/>
      </w:r>
    </w:p>
    <w:p w14:paraId="20CCD139" w14:textId="77777777" w:rsidR="00F37FE2" w:rsidRPr="00F37FE2" w:rsidRDefault="00F37FE2" w:rsidP="00814BAA">
      <w:pPr>
        <w:pStyle w:val="Heading1"/>
      </w:pPr>
      <w:bookmarkStart w:id="30" w:name="_Toc69300870"/>
      <w:r>
        <w:lastRenderedPageBreak/>
        <w:t>Project organisation</w:t>
      </w:r>
      <w:bookmarkEnd w:id="30"/>
    </w:p>
    <w:p w14:paraId="6C833A77" w14:textId="06842132" w:rsidR="00F37FE2" w:rsidRPr="00F37FE2" w:rsidRDefault="00F37FE2" w:rsidP="00814BAA">
      <w:pPr>
        <w:pStyle w:val="Heading2"/>
      </w:pPr>
      <w:bookmarkStart w:id="31" w:name="_Toc69300871"/>
      <w:r>
        <w:t>Organigram</w:t>
      </w:r>
      <w:bookmarkEnd w:id="31"/>
    </w:p>
    <w:p w14:paraId="0166E15E" w14:textId="77777777" w:rsidR="00F37FE2" w:rsidRPr="00F37FE2" w:rsidRDefault="00F37FE2" w:rsidP="00814BAA">
      <w:pPr>
        <w:pStyle w:val="BodyText"/>
      </w:pPr>
      <w:r>
        <w:t>DNV is pleased to present a team of well qualified and experienced engineers for this project.</w:t>
      </w:r>
    </w:p>
    <w:sdt>
      <w:sdtPr>
        <w:id w:val="820006514"/>
        <w:lock w:val="contentLocked"/>
        <w:placeholder>
          <w:docPart w:val="FE5DE82AC55743BD8B853FDA3AA17026"/>
        </w:placeholder>
        <w:group/>
      </w:sdtPr>
      <w:sdtContent>
        <w:p w14:paraId="62E0899F" w14:textId="77777777" w:rsidR="00F37FE2" w:rsidRPr="00F37FE2" w:rsidRDefault="00F37FE2" w:rsidP="00814BAA">
          <w:pPr>
            <w:pStyle w:val="DNVGL-Hidden"/>
          </w:pPr>
          <w:r>
            <w:t>Edit the organigram as appropriate:</w:t>
          </w:r>
        </w:p>
      </w:sdtContent>
    </w:sdt>
    <w:p w14:paraId="5B0C74A0" w14:textId="77777777" w:rsidR="00F37FE2" w:rsidRPr="00F37FE2" w:rsidRDefault="00F37FE2" w:rsidP="00814BAA">
      <w:pPr>
        <w:pStyle w:val="BodyText"/>
      </w:pPr>
    </w:p>
    <w:p w14:paraId="07E2F798" w14:textId="77777777" w:rsidR="00F37FE2" w:rsidRPr="00F37FE2" w:rsidRDefault="00F37FE2" w:rsidP="00814BAA">
      <w:pPr>
        <w:pStyle w:val="BodyText"/>
      </w:pPr>
      <w:r>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941310D" w14:textId="77777777" w:rsidR="00F37FE2" w:rsidRPr="00F37FE2" w:rsidRDefault="00F37FE2" w:rsidP="00814BAA">
      <w:pPr>
        <w:pStyle w:val="Heading2"/>
      </w:pPr>
      <w:bookmarkStart w:id="32" w:name="_Toc69300872"/>
      <w:r>
        <w:t>Key Personnel</w:t>
      </w:r>
      <w:bookmarkEnd w:id="32"/>
    </w:p>
    <w:sdt>
      <w:sdtPr>
        <w:id w:val="-1384555856"/>
        <w:lock w:val="contentLocked"/>
        <w:placeholder>
          <w:docPart w:val="EE5591689DDE4C1596213F175E31541C"/>
        </w:placeholder>
        <w:group/>
      </w:sdtPr>
      <w:sdtContent>
        <w:p w14:paraId="4503875B" w14:textId="77777777" w:rsidR="00F37FE2" w:rsidRPr="00F37FE2" w:rsidRDefault="00F37FE2" w:rsidP="00814BAA">
          <w:pPr>
            <w:pStyle w:val="DNVGL-Hidden"/>
          </w:pPr>
          <w:r>
            <w:t>The tables below may be expanded to include a column Category, showing personnel categories according to either DNV definition customer’s definition, as applicable. This is relevant especially for T&amp;M type of compensation format, but may also be applicable for variations to lump sum compensation.</w:t>
          </w:r>
        </w:p>
      </w:sdtContent>
    </w:sdt>
    <w:p w14:paraId="336C7A69" w14:textId="571CDC62" w:rsidR="00F37FE2" w:rsidRPr="00F37FE2" w:rsidRDefault="00F37FE2" w:rsidP="00814BAA">
      <w:pPr>
        <w:pStyle w:val="BodyText"/>
      </w:pPr>
      <w:r>
        <w:t xml:space="preserve">This section gives a brief presentation of proposed project members. </w:t>
      </w:r>
    </w:p>
    <w:p w14:paraId="63A0EB81" w14:textId="77777777" w:rsidR="00F37FE2" w:rsidRPr="00F37FE2" w:rsidRDefault="00F37FE2" w:rsidP="00814BAA">
      <w:pPr>
        <w:pStyle w:val="BodyText"/>
      </w:pPr>
      <w:r>
        <w:t>The proposed key personnel for the project are listed in the table below.</w:t>
      </w:r>
    </w:p>
    <w:p w14:paraId="2F779A24" w14:textId="05933C9D" w:rsidR="00F37FE2" w:rsidRPr="00F37FE2" w:rsidRDefault="00F37FE2" w:rsidP="00814BAA">
      <w:pPr>
        <w:pStyle w:val="DNVGL-capTable"/>
        <w:rPr>
          <w:noProof/>
        </w:rPr>
      </w:pPr>
      <w:r>
        <w:rPr>
          <w:noProof/>
        </w:rPr>
        <w:t xml:space="preserve">Table </w:t>
      </w:r>
      <w:r>
        <w:fldChar w:fldCharType="begin"/>
        <w:instrText xml:space="preserve"> STYLEREF 1 \s </w:instrText>
        <w:fldChar w:fldCharType="separate"/>
      </w:r>
      <w:r>
        <w:rPr>
          <w:noProof/>
        </w:rPr>
        <w:t>6</w:t>
      </w:r>
      <w:r>
        <w:fldChar w:fldCharType="end"/>
      </w:r>
      <w:r>
        <w:rPr>
          <w:noProof/>
        </w:rPr>
        <w:noBreakHyphen/>
        <w:fldChar w:fldCharType="begin"/>
        <w:instrText xml:space="preserve"> SEQ Table \* ARABIC \s 1 </w:instrText>
        <w:fldChar w:fldCharType="separate"/>
        <w:t>1</w:t>
        <w:fldChar w:fldCharType="end"/>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r>
              <w:rPr>
                <w:noProof/>
              </w:rPr>
              <w:t>NN</w:t>
            </w:r>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r>
              <w:rPr>
                <w:noProof/>
              </w:rPr>
              <w:t>NN</w:t>
            </w:r>
          </w:p>
        </w:tc>
        <w:tc>
          <w:tcPr>
            <w:tcW w:w="3194" w:type="dxa"/>
          </w:tcPr>
          <w:p w14:paraId="0A5CDC8F" w14:textId="77777777" w:rsidR="00F37FE2" w:rsidRPr="00F37FE2" w:rsidRDefault="00F37FE2" w:rsidP="00814BAA">
            <w:pPr>
              <w:pStyle w:val="DNVGL-TableText"/>
              <w:keepNext w:val="0"/>
              <w:rPr>
                <w:noProof/>
              </w:rPr>
            </w:pPr>
            <w:r>
              <w:rPr>
                <w:noProof/>
              </w:rPr>
              <w:t>Project Manager</w:t>
            </w:r>
          </w:p>
        </w:tc>
        <w:tc>
          <w:tcPr>
            <w:tcW w:w="3194" w:type="dxa"/>
          </w:tcPr>
          <w:p w14:paraId="27860EED" w14:textId="77777777" w:rsidR="00F37FE2" w:rsidRPr="00F37FE2" w:rsidRDefault="00F37FE2" w:rsidP="00814BAA">
            <w:pPr>
              <w:pStyle w:val="DNVGL-TableText"/>
              <w:keepNext w:val="0"/>
              <w:rPr>
                <w:noProof/>
              </w:rPr>
            </w:pPr>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Pr>
          <w:noProof/>
        </w:rPr>
        <w:t xml:space="preserve">Table </w:t>
      </w:r>
      <w:r>
        <w:fldChar w:fldCharType="begin"/>
        <w:instrText xml:space="preserve"> STYLEREF 1 \s </w:instrText>
        <w:fldChar w:fldCharType="separate"/>
      </w:r>
      <w:r>
        <w:rPr>
          <w:noProof/>
        </w:rPr>
        <w:t>6</w:t>
      </w:r>
      <w:r>
        <w:fldChar w:fldCharType="end"/>
      </w:r>
      <w:r>
        <w:rPr>
          <w:noProof/>
        </w:rPr>
        <w:noBreakHyphen/>
        <w:fldChar w:fldCharType="begin"/>
        <w:instrText xml:space="preserve"> SEQ Table \* ARABIC \s 1 </w:instrText>
        <w:fldChar w:fldCharType="separate"/>
        <w:t>2</w:t>
        <w:fldChar w:fldCharType="end"/>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r>
              <w:rPr>
                <w:noProof/>
              </w:rPr>
              <w:t>NN</w:t>
            </w:r>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r>
              <w:rPr>
                <w:noProof/>
              </w:rPr>
              <w:t>NN</w:t>
            </w:r>
          </w:p>
        </w:tc>
        <w:tc>
          <w:tcPr>
            <w:tcW w:w="3194" w:type="dxa"/>
          </w:tcPr>
          <w:p w14:paraId="6AC0FCBA" w14:textId="77777777" w:rsidR="00F37FE2" w:rsidRPr="00F37FE2" w:rsidRDefault="00F37FE2" w:rsidP="00814BAA">
            <w:pPr>
              <w:pStyle w:val="DNVGL-TableText"/>
              <w:keepNext w:val="0"/>
              <w:rPr>
                <w:noProof/>
              </w:rPr>
            </w:pPr>
          </w:p>
        </w:tc>
        <w:tc>
          <w:tcPr>
            <w:tcW w:w="3194" w:type="dxa"/>
          </w:tcPr>
          <w:p w14:paraId="08AC5AC5" w14:textId="77777777" w:rsidR="00F37FE2" w:rsidRPr="00F37FE2" w:rsidRDefault="00F37FE2" w:rsidP="00814BAA">
            <w:pPr>
              <w:pStyle w:val="DNVGL-TableText"/>
              <w:keepNext w:val="0"/>
              <w:rPr>
                <w:noProof/>
              </w:rPr>
            </w:pPr>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Pr>
          <w:noProof/>
        </w:rPr>
        <w:lastRenderedPageBreak/>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0BED8AE0" w14:textId="77777777" w:rsidR="00F37FE2" w:rsidRPr="00AC457E" w:rsidRDefault="00F37FE2" w:rsidP="00814BAA">
      <w:pPr>
        <w:pStyle w:val="Heading2"/>
        <w:rPr>
          <w:color w:val="FF0000"/>
        </w:rPr>
      </w:pPr>
      <w:bookmarkStart w:id="33" w:name="_Toc69300873"/>
      <w:r>
        <w:rPr>
          <w:color w:val="FF0000"/>
        </w:rPr>
        <w:t>Resource Pool</w:t>
      </w:r>
      <w:bookmarkEnd w:id="33"/>
    </w:p>
    <w:p w14:paraId="4093C200" w14:textId="77777777" w:rsidR="00452A2F" w:rsidRDefault="00452A2F" w:rsidP="00814BAA">
      <w:pPr>
        <w:pStyle w:val="BodyText"/>
        <w:rPr>
          <w:color w:val="FF0000"/>
        </w:rPr>
      </w:pPr>
      <w:r>
        <w:rPr>
          <w:color w:val="FF0000"/>
        </w:rPr>
        <w:t>(Remove if not used)</w:t>
      </w:r>
    </w:p>
    <w:p w14:paraId="32F56667" w14:textId="3D42A3D4" w:rsidR="00F37FE2" w:rsidRPr="00AC457E" w:rsidRDefault="00F37FE2" w:rsidP="00814BAA">
      <w:pPr>
        <w:pStyle w:val="BodyText"/>
        <w:rPr>
          <w:color w:val="FF0000"/>
        </w:rPr>
      </w:pPr>
      <w:r>
        <w:rPr>
          <w:color w:val="FF0000"/>
        </w:rPr>
        <w:t>The core project team will draw on resources from DNV’s large resource pool as required. This will ensure flexibility where urgent and additional work is required.</w:t>
      </w:r>
    </w:p>
    <w:p w14:paraId="0B664BA6" w14:textId="77777777" w:rsidR="00F37FE2" w:rsidRPr="00AC457E" w:rsidRDefault="00F37FE2" w:rsidP="00814BAA">
      <w:pPr>
        <w:pStyle w:val="BodyText"/>
        <w:rPr>
          <w:color w:val="FF0000"/>
        </w:rPr>
      </w:pPr>
      <w:r>
        <w:rPr>
          <w:color w:val="FF0000"/>
        </w:rPr>
        <w:t>DNV would like to emphasize that we have a large pool of highly qualified engineers/consultants/inspectors available within numerous disciplines. If needed due to changes in the schedule or scope of work, or to resolve additional customer challenges, a significant number of very experienced resources can be mobilized for the project.</w:t>
      </w:r>
    </w:p>
    <w:p w14:paraId="6E70C4B1" w14:textId="77777777" w:rsidR="00F37FE2" w:rsidRPr="00F37FE2" w:rsidRDefault="00F37FE2" w:rsidP="00814BAA">
      <w:pPr>
        <w:pStyle w:val="Heading2"/>
      </w:pPr>
      <w:bookmarkStart w:id="34" w:name="_Toc69300874"/>
      <w:r>
        <w:t>Contact Information</w:t>
      </w:r>
      <w:bookmarkEnd w:id="34"/>
    </w:p>
    <w:p w14:paraId="7736ACA3" w14:textId="77777777" w:rsidR="00F37FE2" w:rsidRPr="00F37FE2" w:rsidRDefault="00F37FE2" w:rsidP="00814BAA">
      <w:pPr>
        <w:pStyle w:val="BodyText"/>
      </w:pPr>
      <w:r>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t xml:space="preserve">Table </w:t>
        <w:fldChar w:fldCharType="begin"/>
        <w:instrText xml:space="preserve"> STYLEREF 1 \s </w:instrText>
        <w:fldChar w:fldCharType="separate"/>
      </w:r>
      <w:r>
        <w:rPr>
          <w:noProof/>
        </w:rPr>
        <w:t>6</w:t>
      </w:r>
      <w:r>
        <w:fldChar w:fldCharType="end"/>
        <w:noBreakHyphen/>
        <w:fldChar w:fldCharType="begin"/>
        <w:instrText xml:space="preserve"> SEQ Table \* ARABIC \s 1 </w:instrText>
        <w:fldChar w:fldCharType="separate"/>
      </w:r>
      <w:r>
        <w:rPr>
          <w:noProof/>
        </w:rPr>
        <w:t>3</w:t>
      </w:r>
      <w:r>
        <w:fldChar w:fldCharType="end"/>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1DB34A2" w14:textId="77777777" w:rsidR="00F37FE2" w:rsidRPr="00F37FE2" w:rsidRDefault="00F37FE2" w:rsidP="00814BAA">
      <w:pPr>
        <w:pStyle w:val="BodyText"/>
      </w:pPr>
    </w:p>
    <w:p w14:paraId="717EEFA2" w14:textId="77777777" w:rsidR="00F37FE2" w:rsidRPr="00F37FE2" w:rsidRDefault="00F37FE2" w:rsidP="00814BAA">
      <w:pPr>
        <w:pStyle w:val="BodyText"/>
      </w:pPr>
    </w:p>
    <w:p w14:paraId="2DBC1051" w14:textId="77777777" w:rsidR="00F37FE2" w:rsidRPr="00F37FE2" w:rsidRDefault="00F37FE2" w:rsidP="00814BAA">
      <w:pPr>
        <w:spacing w:after="200" w:line="276" w:lineRule="auto"/>
      </w:pPr>
      <w:r>
        <w:br w:type="page"/>
      </w:r>
    </w:p>
    <w:p w14:paraId="2485DFB0" w14:textId="77777777" w:rsidR="00F37FE2" w:rsidRPr="00F37FE2" w:rsidRDefault="00F37FE2" w:rsidP="00814BAA">
      <w:pPr>
        <w:pStyle w:val="Heading1"/>
      </w:pPr>
      <w:bookmarkStart w:id="35" w:name="_Ref522783933"/>
      <w:bookmarkStart w:id="36" w:name="_Toc69300875"/>
      <w:r>
        <w:lastRenderedPageBreak/>
        <w:t>Contractual</w:t>
      </w:r>
      <w:bookmarkEnd w:id="35"/>
      <w:bookmarkEnd w:id="36"/>
    </w:p>
    <w:p w14:paraId="3EE3172A" w14:textId="77777777" w:rsidR="00F37FE2" w:rsidRPr="00F37FE2" w:rsidRDefault="00F37FE2" w:rsidP="00814BAA">
      <w:pPr>
        <w:pStyle w:val="Heading2"/>
      </w:pPr>
      <w:bookmarkStart w:id="37" w:name="_Toc69300876"/>
      <w:r>
        <w:t>Contract basis - Terms and Conditions</w:t>
      </w:r>
      <w:bookmarkEnd w:id="37"/>
    </w:p>
    <w:sdt>
      <w:sdtPr>
        <w:id w:val="-1788724446"/>
        <w:lock w:val="contentLocked"/>
        <w:placeholder>
          <w:docPart w:val="E42EDE135E56475382E7AAC354068A50"/>
        </w:placeholder>
        <w:group/>
      </w:sdtPr>
      <w:sdtContent>
        <w:p w14:paraId="28FC70E3" w14:textId="77777777" w:rsidR="00F37FE2" w:rsidRPr="00F37FE2" w:rsidRDefault="00F37FE2" w:rsidP="00814BAA">
          <w:pPr>
            <w:pStyle w:val="DNVGL-Hidden"/>
          </w:pPr>
          <w:r>
            <w:t>Use one of the following alternatives, delete and edit as approporiate.</w:t>
          </w:r>
        </w:p>
        <w:p w14:paraId="77838B01" w14:textId="77777777" w:rsidR="00F37FE2" w:rsidRPr="00F37FE2" w:rsidRDefault="00F37FE2" w:rsidP="00814BAA">
          <w:pPr>
            <w:pStyle w:val="DNVGL-Hidden"/>
          </w:pPr>
        </w:p>
        <w:p w14:paraId="0C789DB4" w14:textId="77777777" w:rsidR="00F37FE2" w:rsidRPr="00F37FE2" w:rsidRDefault="00F37FE2" w:rsidP="00814BAA">
          <w:pPr>
            <w:pStyle w:val="DNVGL-Hidden"/>
          </w:pPr>
          <w:r>
            <w:t>A: The customer has not proposed terms and conditions. NB! Remember to check that the correct short form agreement is proposed for the services DNV are offering, see DMSG-10-7-A0 List of Corporate Standard Contracts for Different Services.</w:t>
          </w:r>
        </w:p>
      </w:sdtContent>
    </w:sdt>
    <w:p w14:paraId="0A46AB15" w14:textId="0F9B9B22" w:rsidR="00F37FE2" w:rsidRPr="00F37FE2" w:rsidRDefault="00F37FE2" w:rsidP="00814BAA">
      <w:pPr>
        <w:pStyle w:val="BodyText"/>
      </w:pPr>
      <w:r>
        <w:t xml:space="preserve">DNV has issued the present proposal based on the assumption that the “DNV - General Terms and Conditions Advisory Services Energy Systems shall form the contractual basis for this project. The Terms and Conditions are exhibited in </w:t>
        <w:fldChar w:fldCharType="begin"/>
        <w:instrText xml:space="preserve"> REF Appendix_1 \h </w:instrText>
        <w:fldChar w:fldCharType="separate"/>
        <w:t xml:space="preserve">Appendix </w:t>
      </w:r>
      <w:r>
        <w:rPr>
          <w:noProof/>
        </w:rPr>
        <w:t>A</w:t>
      </w:r>
      <w:r>
        <w:fldChar w:fldCharType="end"/>
        <w:t>.</w:t>
      </w:r>
    </w:p>
    <w:sdt>
      <w:sdtPr>
        <w:id w:val="-330365803"/>
        <w:lock w:val="contentLocked"/>
        <w:placeholder>
          <w:docPart w:val="23D82732C6844E6DB1540D78C84909E1"/>
        </w:placeholder>
        <w:group/>
      </w:sdtPr>
      <w:sdtContent>
        <w:p w14:paraId="541DE9F1" w14:textId="12010063" w:rsidR="00F37FE2" w:rsidRPr="00F37FE2" w:rsidRDefault="00F37FE2" w:rsidP="00814BAA">
          <w:pPr>
            <w:pStyle w:val="DNVGL-Hidden"/>
          </w:pPr>
          <w:r>
            <w:t xml:space="preserve">B:  Customer has provided draft contract.  NB! In this case, remember to remove </w:t>
            <w:fldChar w:fldCharType="begin"/>
            <w:instrText xml:space="preserve"> REF Appendix_1 \h </w:instrText>
            <w:fldChar w:fldCharType="separate"/>
            <w:t>Appendix A</w:t>
            <w:fldChar w:fldCharType="end"/>
            <w:t>. All “must-have” items from the legal review shall be included. In general all “nice-to-have” items should also be included, unless there are significant commercial reasons for not doing so. The qualifications and comments may be presented in e.g. tabular form, however, without the categorisation offered by the legal reviewer.</w:t>
          </w:r>
        </w:p>
      </w:sdtContent>
    </w:sdt>
    <w:p w14:paraId="1AA4ADED" w14:textId="77777777" w:rsidR="00F37FE2" w:rsidRPr="00F37FE2" w:rsidRDefault="00F37FE2" w:rsidP="00814BAA">
      <w:pPr>
        <w:pStyle w:val="BodyText"/>
      </w:pPr>
      <w:r>
        <w:t>We have reviewed the proposed terms and conditions and state the following qualifications and/or comments:</w:t>
      </w:r>
    </w:p>
    <w:sdt>
      <w:sdtPr>
        <w:id w:val="113412150"/>
        <w:lock w:val="contentLocked"/>
        <w:placeholder>
          <w:docPart w:val="D07602C9D9F64234A47D729FA71C5C81"/>
        </w:placeholder>
        <w:group/>
      </w:sdtPr>
      <w:sdtContent>
        <w:p w14:paraId="3AB11BBD" w14:textId="2E1D9847" w:rsidR="00F37FE2" w:rsidRPr="00F37FE2" w:rsidRDefault="00F37FE2" w:rsidP="00814BAA">
          <w:pPr>
            <w:pStyle w:val="DNVGL-Hidden"/>
          </w:pPr>
          <w:r>
            <w:t xml:space="preserve">C:  Proposal under a valid frame agreement.  NB! In this case, remember to remove </w:t>
            <w:fldChar w:fldCharType="begin"/>
            <w:instrText xml:space="preserve"> REF Appendix_1 \h </w:instrText>
            <w:fldChar w:fldCharType="separate"/>
            <w:t>Appendix A</w:t>
            <w:fldChar w:fldCharType="end"/>
            <w:t>. Any proposed deviations from the frame agreement must be stated.</w:t>
          </w:r>
        </w:p>
      </w:sdtContent>
    </w:sdt>
    <w:p w14:paraId="3781F5CE" w14:textId="77777777" w:rsidR="00F37FE2" w:rsidRPr="00F37FE2" w:rsidRDefault="00F37FE2" w:rsidP="00814BAA">
      <w:pPr>
        <w:pStyle w:val="BodyText"/>
      </w:pPr>
      <w:r>
        <w:t xml:space="preserve">We propose that the work is performed under the existing Frame Agreement No. </w:t>
      </w:r>
      <w:sdt>
        <w:sdtPr>
          <w:alias w:val="Frame agreement number"/>
          <w:tag w:val="FrameAgreementNumber"/>
          <w:id w:val="-869982936"/>
          <w:placeholder>
            <w:docPart w:val="D482AA84B14543F7AA646D9B8C2F020A"/>
          </w:placeholder>
          <w:showingPlcHdr/>
          <w:dataBinding w:xpath="//Tag[@name='FrameAgreementNumber']" w:storeItemID="{9B080735-027D-44B9-A4A0-910DD22B4D04}"/>
          <w:text/>
        </w:sdtPr>
        <w:sdtContent>
          <w:r>
            <w:t>[frame agreement number/reference]</w:t>
          </w:r>
        </w:sdtContent>
      </w:sdt>
    </w:p>
    <w:p w14:paraId="492914AF" w14:textId="77777777" w:rsidR="00F37FE2" w:rsidRPr="00F37FE2" w:rsidRDefault="00F37FE2" w:rsidP="00814BAA">
      <w:pPr>
        <w:pStyle w:val="Heading2"/>
      </w:pPr>
      <w:bookmarkStart w:id="38" w:name="_Toc69300877"/>
      <w:r>
        <w:t>Assumptions, conditions and limitations</w:t>
      </w:r>
      <w:bookmarkEnd w:id="38"/>
    </w:p>
    <w:sdt>
      <w:sdtPr>
        <w:id w:val="1426467531"/>
        <w:lock w:val="contentLocked"/>
        <w:placeholder>
          <w:docPart w:val="36F39BD08E09478CB47A5CDD649BCD67"/>
        </w:placeholder>
        <w:group/>
      </w:sdtPr>
      <w:sdtContent>
        <w:p w14:paraId="480B55B1" w14:textId="77777777" w:rsidR="00F37FE2" w:rsidRPr="00F37FE2" w:rsidRDefault="00F37FE2" w:rsidP="00814BAA">
          <w:pPr>
            <w:pStyle w:val="DNVGL-Hidden"/>
          </w:pPr>
          <w:r>
            <w:t>It is important to state all assumptions, conditions and limitations regarding deliverables, scope of work, schedule, prices/costs, organisation etc., in order to prevent misunderstandings, scope creep, rework etc., and provide a basis for formulation of variations. (Variations may be relevant to all aspects of the contract, not just scope of work.) Important items should be included here even if they are stated elsewhere in the document.</w:t>
          </w:r>
        </w:p>
        <w:p w14:paraId="75E33227" w14:textId="77777777" w:rsidR="00F37FE2" w:rsidRPr="00F37FE2" w:rsidRDefault="00F37FE2" w:rsidP="00814BAA">
          <w:pPr>
            <w:pStyle w:val="DNVGL-Hidden"/>
          </w:pPr>
          <w:r>
            <w:t>Some sample items:</w:t>
          </w:r>
        </w:p>
        <w:p w14:paraId="2807ED9E" w14:textId="77777777" w:rsidR="00F37FE2" w:rsidRPr="00F37FE2" w:rsidRDefault="00F37FE2" w:rsidP="00814BAA">
          <w:pPr>
            <w:pStyle w:val="DNVGL-Hidden"/>
          </w:pPr>
          <w:r>
            <w:t>Format of deliverables and number of copies</w:t>
          </w:r>
        </w:p>
        <w:p w14:paraId="53338C28" w14:textId="77777777" w:rsidR="00F37FE2" w:rsidRPr="00F37FE2" w:rsidRDefault="00F37FE2" w:rsidP="00814BAA">
          <w:pPr>
            <w:pStyle w:val="DNVGL-Hidden"/>
          </w:pPr>
          <w:r>
            <w:t>Specific tools, equipment, methods etc</w:t>
          </w:r>
        </w:p>
        <w:p w14:paraId="7B94B87D" w14:textId="77777777" w:rsidR="00F37FE2" w:rsidRPr="00F37FE2" w:rsidRDefault="00F37FE2" w:rsidP="00814BAA">
          <w:pPr>
            <w:pStyle w:val="DNVGL-Hidden"/>
          </w:pPr>
          <w:r>
            <w:t>Review cycle assumptions (number of, cycle periods)</w:t>
          </w:r>
        </w:p>
        <w:p w14:paraId="13768B13" w14:textId="77777777" w:rsidR="00F37FE2" w:rsidRPr="00F37FE2" w:rsidRDefault="00F37FE2" w:rsidP="00814BAA">
          <w:pPr>
            <w:pStyle w:val="DNVGL-Hidden"/>
          </w:pPr>
          <w:r>
            <w:t>Travel cost and travel time are/are not included</w:t>
          </w:r>
        </w:p>
        <w:p w14:paraId="45C20E86" w14:textId="77777777" w:rsidR="00F37FE2" w:rsidRPr="00F37FE2" w:rsidRDefault="00F37FE2" w:rsidP="00814BAA">
          <w:pPr>
            <w:pStyle w:val="DNVGL-Hidden"/>
          </w:pPr>
          <w:r>
            <w:t>Availability of the information from the customer</w:t>
          </w:r>
        </w:p>
        <w:p w14:paraId="40B4147B" w14:textId="77777777" w:rsidR="00F37FE2" w:rsidRPr="00F37FE2" w:rsidRDefault="00F37FE2" w:rsidP="00814BAA">
          <w:pPr>
            <w:pStyle w:val="DNVGL-Hidden"/>
          </w:pPr>
          <w:r>
            <w:t>Customer response times, e.g. to draft reports</w:t>
          </w:r>
        </w:p>
        <w:p w14:paraId="57827871" w14:textId="77777777" w:rsidR="00F37FE2" w:rsidRPr="00F37FE2" w:rsidRDefault="00F37FE2" w:rsidP="00814BAA">
          <w:pPr>
            <w:pStyle w:val="DNVGL-Hidden"/>
          </w:pPr>
          <w:r>
            <w:t>Definition of normal working hours, e.g. “a total 8 hours within the timeframe 0700 – 1700 hrs”.</w:t>
          </w:r>
        </w:p>
        <w:p w14:paraId="43536503" w14:textId="77777777" w:rsidR="00F37FE2" w:rsidRPr="00F37FE2" w:rsidRDefault="00F37FE2" w:rsidP="00814BAA">
          <w:pPr>
            <w:pStyle w:val="DNVGL-Hidden"/>
          </w:pPr>
          <w:r>
            <w:t>Inclusive/exclusive of meetings (meeting time, travel time and costs)</w:t>
          </w:r>
        </w:p>
      </w:sdtContent>
    </w:sdt>
    <w:p w14:paraId="7156F562" w14:textId="77777777" w:rsidR="00F37FE2" w:rsidRPr="00F37FE2" w:rsidRDefault="00F37FE2" w:rsidP="00814BAA">
      <w:pPr>
        <w:pStyle w:val="BodyText"/>
      </w:pPr>
      <w:r>
        <w:t>In addition to possible assumptions, conditions and limitation stated elsewhere, this proposal is issued on the basis of the following assumptions, conditions and limitation with respect to deliverables, scope of work, schedule and costs etc.:</w:t>
      </w:r>
    </w:p>
    <w:p w14:paraId="3010B3E1" w14:textId="77777777" w:rsidR="00F37FE2" w:rsidRPr="00F37FE2" w:rsidRDefault="00F37FE2" w:rsidP="00814BAA">
      <w:pPr>
        <w:pStyle w:val="Heading2"/>
      </w:pPr>
      <w:bookmarkStart w:id="39" w:name="_Toc381193831"/>
      <w:bookmarkStart w:id="40" w:name="_Toc69300878"/>
      <w:r>
        <w:t>Mandatory health and safety terms</w:t>
      </w:r>
      <w:bookmarkEnd w:id="39"/>
      <w:bookmarkEnd w:id="40"/>
    </w:p>
    <w:p w14:paraId="0BD17B35" w14:textId="77777777" w:rsidR="00F37FE2" w:rsidRPr="00F37FE2" w:rsidRDefault="00F37FE2" w:rsidP="00814BAA">
      <w:pPr>
        <w:pStyle w:val="Heading3"/>
      </w:pPr>
      <w:r>
        <w:t>Customer responsibility</w:t>
      </w:r>
    </w:p>
    <w:p w14:paraId="7E706A21" w14:textId="77777777" w:rsidR="00F37FE2" w:rsidRPr="00F37FE2" w:rsidRDefault="00F37FE2" w:rsidP="00814BAA">
      <w:pPr>
        <w:pStyle w:val="BodyText"/>
      </w:pPr>
      <w:r>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t xml:space="preserve">Main Principle </w:t>
      </w:r>
    </w:p>
    <w:p w14:paraId="310E82C0" w14:textId="77777777" w:rsidR="00F37FE2" w:rsidRPr="00F37FE2" w:rsidRDefault="00F37FE2" w:rsidP="00814BAA">
      <w:pPr>
        <w:pStyle w:val="BodyText"/>
      </w:pPr>
      <w:r>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t>Substance abuse screening</w:t>
      </w:r>
    </w:p>
    <w:p w14:paraId="5FAD425A" w14:textId="04E5E938" w:rsidR="00F37FE2" w:rsidRPr="00F37FE2" w:rsidRDefault="00F37FE2" w:rsidP="00814BAA">
      <w:pPr>
        <w:pStyle w:val="BodyText"/>
      </w:pPr>
      <w:r>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41" w:name="_Toc462759067"/>
      <w:bookmarkStart w:id="42" w:name="_Toc69300879"/>
      <w:r>
        <w:lastRenderedPageBreak/>
        <w:t>Acceptance</w:t>
      </w:r>
      <w:bookmarkEnd w:id="41"/>
      <w:bookmarkEnd w:id="42"/>
    </w:p>
    <w:p w14:paraId="41CBFB1D" w14:textId="77777777" w:rsidR="00C04400" w:rsidRPr="00AE3C75" w:rsidRDefault="00C04400" w:rsidP="00C04400">
      <w:pPr>
        <w:spacing w:after="200" w:line="280" w:lineRule="atLeast"/>
      </w:pPr>
      <w:r>
        <w:t xml:space="preserve">We believe this is an appropriate proposal and we are looking forward to receiving your order. In case you have any questions please contact </w:t>
      </w:r>
      <w:r>
        <w:rPr>
          <w:color w:val="FF0000"/>
        </w:rPr>
        <w:t>(proposal manager or technical consultant, with contact details like telephone and or email address)</w:t>
      </w:r>
    </w:p>
    <w:p w14:paraId="496D66C5" w14:textId="77777777" w:rsidR="00C04400" w:rsidRPr="00AE3C75" w:rsidRDefault="00C04400" w:rsidP="00C04400">
      <w:pPr>
        <w:spacing w:before="40" w:after="140" w:line="280" w:lineRule="atLeast"/>
        <w:rPr>
          <w:color w:val="FF0000"/>
        </w:rPr>
      </w:pPr>
      <w:r>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Pr>
          <w:color w:val="FF0000"/>
        </w:rPr>
        <w:t>A: The SFA will be used. Then use this text below.</w:t>
      </w:r>
    </w:p>
    <w:p w14:paraId="4807A960" w14:textId="007DD0C2" w:rsidR="00C04400" w:rsidRPr="00AE3C75" w:rsidRDefault="00C04400" w:rsidP="00C04400">
      <w:pPr>
        <w:spacing w:line="280" w:lineRule="atLeast"/>
      </w:pPr>
      <w:r>
        <w:t>Please send Section I – Cover Letter of the SFA duly countersigned for acceptance to</w:t>
      </w:r>
      <w:r>
        <w:rPr>
          <w:lang w:val="en-US"/>
        </w:rPr>
        <w:t xml:space="preserve"> </w:t>
      </w:r>
      <w:hyperlink r:id="rId29" w:history="1">
        <w:r>
          <w:rPr>
            <w:rStyle w:val="Hyperlink"/>
            <w:lang w:val="en-US"/>
          </w:rPr>
          <w:t>Salesdesk@dnv.com</w:t>
        </w:r>
      </w:hyperlink>
      <w:r>
        <w:rPr>
          <w:lang w:val="en-US"/>
        </w:rPr>
        <w:t xml:space="preserve"> or by mail to</w:t>
      </w:r>
      <w:r>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Pr>
          <w:lang w:val="en-US"/>
        </w:rPr>
        <w:t>DNV Netherlands B.V.</w:t>
      </w:r>
    </w:p>
    <w:p w14:paraId="17246C25" w14:textId="77777777" w:rsidR="00C04400" w:rsidRPr="00AE3C75" w:rsidRDefault="00C04400" w:rsidP="00C04400">
      <w:pPr>
        <w:spacing w:line="280" w:lineRule="atLeast"/>
        <w:rPr>
          <w:lang w:val="en-US"/>
        </w:rPr>
      </w:pPr>
      <w:r>
        <w:rPr>
          <w:lang w:val="en-US"/>
        </w:rPr>
        <w:t xml:space="preserve">Attn. Department Support (B50) </w:t>
      </w:r>
    </w:p>
    <w:p w14:paraId="6B5595BD" w14:textId="77777777" w:rsidR="00C04400" w:rsidRPr="00AE3C75" w:rsidRDefault="00C04400" w:rsidP="00C04400">
      <w:pPr>
        <w:spacing w:line="280" w:lineRule="atLeast"/>
        <w:rPr>
          <w:lang w:val="en-US"/>
        </w:rPr>
      </w:pPr>
      <w:r>
        <w:rPr>
          <w:lang w:val="en-US"/>
        </w:rPr>
        <w:t>P.O. Box 9035</w:t>
      </w:r>
    </w:p>
    <w:p w14:paraId="4D5E6CBE" w14:textId="77777777" w:rsidR="00C04400" w:rsidRPr="00AE3C75" w:rsidRDefault="00C04400" w:rsidP="00C04400">
      <w:pPr>
        <w:spacing w:line="280" w:lineRule="atLeast"/>
        <w:rPr>
          <w:lang w:val="en-US"/>
        </w:rPr>
      </w:pPr>
      <w:r>
        <w:rPr>
          <w:lang w:val="en-US"/>
        </w:rPr>
        <w:t xml:space="preserve">6800 ET ARNHEM </w:t>
      </w:r>
    </w:p>
    <w:p w14:paraId="3A7EA33E" w14:textId="77777777" w:rsidR="00C04400" w:rsidRPr="00AE3C75" w:rsidRDefault="00C04400" w:rsidP="00C04400">
      <w:pPr>
        <w:spacing w:line="280" w:lineRule="atLeast"/>
      </w:pPr>
      <w:r>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t xml:space="preserve">Please send our proposal duly countersigned for acceptance, and/or a separate written purchase order to </w:t>
      </w:r>
      <w:hyperlink r:id="rId30" w:history="1">
        <w:r>
          <w:rPr>
            <w:rStyle w:val="Hyperlink"/>
          </w:rPr>
          <w:t>Salesdesk@dnv.com</w:t>
        </w:r>
      </w:hyperlink>
      <w:r>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Pr>
          <w:lang w:val="en-US"/>
        </w:rPr>
        <w:t>DNV Netherlands B.V.</w:t>
      </w:r>
    </w:p>
    <w:p w14:paraId="512295B6" w14:textId="77777777" w:rsidR="00C04400" w:rsidRPr="00AE3C75" w:rsidRDefault="00C04400" w:rsidP="00C04400">
      <w:pPr>
        <w:spacing w:before="40" w:after="140" w:line="280" w:lineRule="atLeast"/>
        <w:contextualSpacing/>
      </w:pPr>
      <w:r>
        <w:t>Attn. Department Support (B50)</w:t>
      </w:r>
    </w:p>
    <w:p w14:paraId="36D63D83" w14:textId="77777777" w:rsidR="00C04400" w:rsidRPr="00AE3C75" w:rsidRDefault="00C04400" w:rsidP="00C04400">
      <w:pPr>
        <w:spacing w:before="40" w:after="140" w:line="280" w:lineRule="atLeast"/>
        <w:contextualSpacing/>
      </w:pPr>
      <w:r>
        <w:t>P.O. Box 9035</w:t>
      </w:r>
    </w:p>
    <w:p w14:paraId="54028EA0" w14:textId="77777777" w:rsidR="00C04400" w:rsidRPr="00AE3C75" w:rsidRDefault="00C04400" w:rsidP="00C04400">
      <w:pPr>
        <w:spacing w:before="40" w:after="140" w:line="280" w:lineRule="atLeast"/>
        <w:contextualSpacing/>
      </w:pPr>
      <w:r>
        <w:t xml:space="preserve">6800 ET ARNHEM </w:t>
      </w:r>
    </w:p>
    <w:p w14:paraId="01266745" w14:textId="77777777" w:rsidR="00C04400" w:rsidRPr="00AE3C75" w:rsidRDefault="00C04400" w:rsidP="00C04400">
      <w:pPr>
        <w:spacing w:before="40" w:after="140" w:line="280" w:lineRule="atLeast"/>
        <w:contextualSpacing/>
      </w:pPr>
      <w:r>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t>Customer name:</w:t>
      </w:r>
    </w:p>
    <w:p w14:paraId="77F664B8" w14:textId="77777777" w:rsidR="00C04400" w:rsidRPr="00AE3C75" w:rsidRDefault="00C04400" w:rsidP="00C04400">
      <w:pPr>
        <w:spacing w:after="200" w:line="276" w:lineRule="auto"/>
      </w:pPr>
      <w:r>
        <w:t>Name:</w:t>
      </w:r>
    </w:p>
    <w:p w14:paraId="4282CE18" w14:textId="77777777" w:rsidR="00C04400" w:rsidRPr="00AE3C75" w:rsidRDefault="00C04400" w:rsidP="00C04400">
      <w:pPr>
        <w:spacing w:after="200" w:line="276" w:lineRule="auto"/>
        <w:rPr>
          <w:lang w:val="en-US"/>
        </w:rPr>
      </w:pPr>
      <w:r>
        <w:rPr>
          <w:lang w:val="en-US"/>
        </w:rPr>
        <w:t>Job title:</w:t>
      </w:r>
    </w:p>
    <w:p w14:paraId="2F29543F" w14:textId="77777777" w:rsidR="00C04400" w:rsidRPr="00AE3C75" w:rsidRDefault="00C04400" w:rsidP="00C04400">
      <w:pPr>
        <w:spacing w:after="200" w:line="276" w:lineRule="auto"/>
        <w:rPr>
          <w:lang w:val="en-US"/>
        </w:rPr>
      </w:pPr>
      <w:r>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Pr>
          <w:lang w:val="en-US"/>
        </w:rPr>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43" w:name="Appendix_1"/>
      <w:r>
        <w:t xml:space="preserve">Appendix </w:t>
        <w:fldChar w:fldCharType="begin"/>
        <w:instrText xml:space="preserve"> SEQ AppNo \* ALPHABETIC \n </w:instrText>
        <w:fldChar w:fldCharType="separate"/>
        <w:t>A</w:t>
        <w:fldChar w:fldCharType="end"/>
      </w:r>
      <w:bookmarkEnd w:id="43"/>
    </w:p>
    <w:p w14:paraId="34320E8A" w14:textId="5931E299" w:rsidR="00F37FE2" w:rsidRPr="00F37FE2" w:rsidRDefault="00671FC0" w:rsidP="00814BAA">
      <w:pPr>
        <w:pStyle w:val="DNVGL-AppText"/>
        <w:rPr>
          <w:noProof/>
        </w:rPr>
      </w:pPr>
      <w:bookmarkStart w:id="44" w:name="e_AppendixList_1"/>
      <w:r>
        <w:rPr>
          <w:noProof/>
        </w:rPr>
        <w:t>Short Form Agreement (SFA)</w:t>
      </w:r>
      <w:bookmarkEnd w:id="44"/>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Pr>
                <w:rStyle w:val="Hyperlink"/>
              </w:rPr>
              <w:t>one.dnv.com/eformsweb/Forms/?a=2&amp;s=1024</w:t>
            </w:r>
          </w:hyperlink>
          <w:r>
            <w:t xml:space="preserve">, ref DMSG-10-7 Sec.7. See Also </w:t>
          </w:r>
          <w:hyperlink r:id="rId38" w:history="1">
            <w:r>
              <w:rPr>
                <w:rStyle w:val="Hyperlink"/>
              </w:rPr>
              <w:t>DMSG-10-7 Contract Handling</w:t>
            </w:r>
          </w:hyperlink>
        </w:p>
        <w:p w14:paraId="7C5841CC" w14:textId="77777777" w:rsidR="00F37FE2" w:rsidRPr="00F37FE2" w:rsidRDefault="00F37FE2" w:rsidP="00814BAA">
          <w:pPr>
            <w:pStyle w:val="DNVGL-Hidden"/>
          </w:pPr>
          <w:r>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F1DC" w14:textId="77777777" w:rsidR="00BF2E65" w:rsidRDefault="00BF2E65" w:rsidP="00866BDC">
      <w:r>
        <w:separator/>
      </w:r>
    </w:p>
  </w:endnote>
  <w:endnote w:type="continuationSeparator" w:id="0">
    <w:p w14:paraId="23BBDB73" w14:textId="77777777" w:rsidR="00BF2E65" w:rsidRDefault="00BF2E65" w:rsidP="00866BDC">
      <w:r>
        <w:continuationSeparator/>
      </w:r>
    </w:p>
  </w:endnote>
  <w:endnote w:type="continuationNotice" w:id="1">
    <w:p w14:paraId="0E5E6A18" w14:textId="77777777" w:rsidR="00BF2E65" w:rsidRDefault="00BF2E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FCAA" w14:textId="77777777" w:rsidR="00D00097" w:rsidRDefault="00D00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loz+gEAAM4DAAAOAAAAZHJzL2Uyb0RvYy54bWysU9uO2yAQfa/Uf0C8N3YSJ02sOKvtbreq tL1I234AxjhGBYYCiZ1+fQfszUbtW1U/oMEDZ+acOexuBq3ISTgvwVR0PsspEYZDI82hot+/PbzZ UOIDMw1TYERFz8LTm/3rV7velmIBHahGOIIgxpe9rWgXgi2zzPNOaOZnYIXBZAtOs4Bbd8gax3pE 1ypb5Pk668E11gEX3uPf+zFJ9wm/bQUPX9rWi0BURbG3kFaX1jqu2X7HyoNjtpN8aoP9QxeaSYNF L1D3LDBydPIvKC25Aw9tmHHQGbSt5CJxQDbz/A82Tx2zInFBcby9yOT/Hyz/fHqyXx0JwzsYcICJ hLePwH94YuCuY+Ygbp2DvhOswcLzKFnWW19OV6PUvvQRpO4/QYNDZscACWhonY6qIE+C6DiA80V0 MQTC8WexzIv1ekUJx9x8udxuVmksGSufr1vnwwcBmsSgog6nmuDZ6dGH2A4rn4/EagYepFJpssqQ vqLb1WKVLlxltAxoPCV1RTd5/EYrRJbvTZMuBybVGGMBZSbakenIOQz1gAcj/RqaMwrgYDQYPggM OnC/KOnRXBX1P4/MCUrUR4MibudFEd2YNsXq7QI37jpTX2eY4QhV0UDJGN6F5OCR6y2K3cokw0sn U69omqTOZPDoyut9OvXyDPe/AQAA//8DAFBLAwQUAAYACAAAACEAaZR2aNwAAAAHAQAADwAAAGRy cy9kb3ducmV2LnhtbEyOTU/DMBBE70j8B2uRuFE7UUmbkE1VteIKonxI3Nx4m0TE6yh2m/DvMSc4 jmb05pWb2fbiQqPvHCMkCwWCuHam4wbh7fXxbg3CB81G944J4Zs8bKrrq1IXxk38QpdDaESEsC80 QhvCUEjp65as9gs3EMfu5EarQ4xjI82opwi3vUyVyqTVHceHVg+0a6n+OpwtwvvT6fNjqZ6bvb0f JjcryTaXiLc38/YBRKA5/I3hVz+qQxWdju7MxoseIU/jECHLQcQ2W68SEEeENFnlIKtS/vevfgAA AP//AwBQSwECLQAUAAYACAAAACEAtoM4kv4AAADhAQAAEwAAAAAAAAAAAAAAAAAAAAAAW0NvbnRl bnRfVHlwZXNdLnhtbFBLAQItABQABgAIAAAAIQA4/SH/1gAAAJQBAAALAAAAAAAAAAAAAAAAAC8B AABfcmVscy8ucmVsc1BLAQItABQABgAIAAAAIQBNMloz+gEAAM4DAAAOAAAAAAAAAAAAAAAAAC4C AABkcnMvZTJvRG9jLnhtbFBLAQItABQABgAIAAAAIQBplHZo3AAAAAcBAAAPAAAAAAAAAAAAAAAA AFQEAABkcnMvZG93bnJldi54bWxQSwUGAAAAAAQABADzAAAAXQUAAAAA "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684B3" w14:textId="77777777" w:rsidR="00BF2E65" w:rsidRDefault="00BF2E65" w:rsidP="00866BDC">
      <w:r>
        <w:separator/>
      </w:r>
    </w:p>
  </w:footnote>
  <w:footnote w:type="continuationSeparator" w:id="0">
    <w:p w14:paraId="54EAC009" w14:textId="77777777" w:rsidR="00BF2E65" w:rsidRDefault="00BF2E65" w:rsidP="00866BDC">
      <w:r>
        <w:continuationSeparator/>
      </w:r>
    </w:p>
  </w:footnote>
  <w:footnote w:type="continuationNotice" w:id="1">
    <w:p w14:paraId="481E3C5C" w14:textId="77777777" w:rsidR="00BF2E65" w:rsidRDefault="00BF2E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7520" w14:textId="77777777" w:rsidR="00D00097" w:rsidRDefault="00D00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9db573774c224aa28d181d496690fbeb"/>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D3806"/>
    <w:rsid w:val="000D6878"/>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729D"/>
    <w:rsid w:val="005950B4"/>
    <w:rsid w:val="005A4CE4"/>
    <w:rsid w:val="005B2798"/>
    <w:rsid w:val="005B394A"/>
    <w:rsid w:val="005C337D"/>
    <w:rsid w:val="005C4162"/>
    <w:rsid w:val="005E7806"/>
    <w:rsid w:val="005F5D0F"/>
    <w:rsid w:val="00610ED0"/>
    <w:rsid w:val="006250E1"/>
    <w:rsid w:val="00640984"/>
    <w:rsid w:val="00645D74"/>
    <w:rsid w:val="00647105"/>
    <w:rsid w:val="006643F0"/>
    <w:rsid w:val="00671FC0"/>
    <w:rsid w:val="00677E13"/>
    <w:rsid w:val="00686459"/>
    <w:rsid w:val="00690D3F"/>
    <w:rsid w:val="00695DD2"/>
    <w:rsid w:val="006B2773"/>
    <w:rsid w:val="006B6761"/>
    <w:rsid w:val="006C2CAB"/>
    <w:rsid w:val="006D298E"/>
    <w:rsid w:val="006F0BEE"/>
    <w:rsid w:val="006F37AC"/>
    <w:rsid w:val="006F37FC"/>
    <w:rsid w:val="007004AA"/>
    <w:rsid w:val="007014DE"/>
    <w:rsid w:val="00710191"/>
    <w:rsid w:val="00735EC2"/>
    <w:rsid w:val="00754532"/>
    <w:rsid w:val="007611A1"/>
    <w:rsid w:val="007632FC"/>
    <w:rsid w:val="00782302"/>
    <w:rsid w:val="007824B5"/>
    <w:rsid w:val="007A694F"/>
    <w:rsid w:val="00802221"/>
    <w:rsid w:val="00814BAA"/>
    <w:rsid w:val="008449C6"/>
    <w:rsid w:val="00850F1C"/>
    <w:rsid w:val="008575B3"/>
    <w:rsid w:val="00866BDC"/>
    <w:rsid w:val="00870E13"/>
    <w:rsid w:val="008A2200"/>
    <w:rsid w:val="008C08EC"/>
    <w:rsid w:val="008C24CB"/>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2701C"/>
    <w:rsid w:val="00A36365"/>
    <w:rsid w:val="00A372C7"/>
    <w:rsid w:val="00A628C9"/>
    <w:rsid w:val="00A676AE"/>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E65"/>
    <w:rsid w:val="00BF2F89"/>
    <w:rsid w:val="00C04400"/>
    <w:rsid w:val="00C251A2"/>
    <w:rsid w:val="00C31C2A"/>
    <w:rsid w:val="00C33ADE"/>
    <w:rsid w:val="00C7615F"/>
    <w:rsid w:val="00C77E31"/>
    <w:rsid w:val="00C85460"/>
    <w:rsid w:val="00CA0FD6"/>
    <w:rsid w:val="00CA2B60"/>
    <w:rsid w:val="00CB00C3"/>
    <w:rsid w:val="00CD6D2A"/>
    <w:rsid w:val="00CE57B1"/>
    <w:rsid w:val="00CF4484"/>
    <w:rsid w:val="00D00097"/>
    <w:rsid w:val="00D00F78"/>
    <w:rsid w:val="00D01841"/>
    <w:rsid w:val="00D027A5"/>
    <w:rsid w:val="00D34817"/>
    <w:rsid w:val="00D42B20"/>
    <w:rsid w:val="00D617C0"/>
    <w:rsid w:val="00D70AEC"/>
    <w:rsid w:val="00D70BA4"/>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s>
</file>

<file path=word/_rels/footer3.xml.rels><?xml version="1.0" encoding="UTF-8"?><Relationships xmlns="http://schemas.openxmlformats.org/package/2006/relationships"><Relationship Id="rId1" Type="http://schemas.openxmlformats.org/officeDocument/2006/relationships/image" Target="media/image2.jp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_rels/header5.xml.rels><?xml version="1.0" encoding="UTF-8"?><Relationships xmlns="http://schemas.openxmlformats.org/package/2006/relationships"><Relationship Id="rId1" Type="http://schemas.openxmlformats.org/officeDocument/2006/relationships/image" Target="media/image1.png"/></Relationships>
</file>

<file path=word/_rels/header8.xml.rels><?xml version="1.0" encoding="UTF-8"?><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xml:space="preserve">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xml:space="preserve">
        <a:bodyPr/>
        <a:lstStyle/>
        <a:p>
          <a:endParaRPr lang="nb-NO"/>
        </a:p>
      </dgm:t>
    </dgm:pt>
    <dgm:pt modelId="{B69DE621-8A1B-4011-9A49-2F7A41E0BD8C}" type="sibTrans" cxnId="{64A077F6-30B2-400E-BD6D-2B055A6757D5}">
      <dgm:prSet/>
      <dgm:spPr/>
      <dgm:t xml:space="preserve">
        <a:bodyPr/>
        <a:lstStyle/>
        <a:p>
          <a:endParaRPr lang="nb-NO"/>
        </a:p>
      </dgm:t>
    </dgm:pt>
    <dgm:pt modelId="{DBED623C-5582-4BCF-9E2A-4F4908FE13D6}" type="asst">
      <dgm:prSet/>
      <dgm:spPr/>
      <dgm:t xml:space="preserve">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4F55E52B-3C51-4F9B-82FB-938EFF3DA7AB}" type="parTrans" cxnId="{27F4D906-0CCE-4CEB-B9FE-B00EAC430E2F}">
      <dgm:prSet/>
      <dgm:spPr/>
      <dgm:t xml:space="preserve">
        <a:bodyPr/>
        <a:lstStyle/>
        <a:p>
          <a:endParaRPr lang="nb-NO"/>
        </a:p>
      </dgm:t>
    </dgm:pt>
    <dgm:pt modelId="{650BAE15-4E4E-4819-96CC-0135BBC4C282}" type="sibTrans" cxnId="{27F4D906-0CCE-4CEB-B9FE-B00EAC430E2F}">
      <dgm:prSet/>
      <dgm:spPr/>
      <dgm:t xml:space="preserve">
        <a:bodyPr/>
        <a:lstStyle/>
        <a:p>
          <a:endParaRPr lang="nb-NO"/>
        </a:p>
      </dgm:t>
    </dgm:pt>
    <dgm:pt modelId="{3DC90507-BA80-456A-ACB0-99BBB3D1C780}">
      <dgm:prSet/>
      <dgm:spPr/>
      <dgm:t xml:space="preserve">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BF98B208-2D08-4774-BF3E-868AC1F72489}" type="parTrans" cxnId="{C56EC078-182A-437F-8C72-95B6737051D8}">
      <dgm:prSet/>
      <dgm:spPr/>
      <dgm:t xml:space="preserve">
        <a:bodyPr/>
        <a:lstStyle/>
        <a:p>
          <a:endParaRPr lang="nb-NO"/>
        </a:p>
      </dgm:t>
    </dgm:pt>
    <dgm:pt modelId="{CF316B77-37C9-4A5E-A9F3-482D9584E946}" type="sibTrans" cxnId="{C56EC078-182A-437F-8C72-95B6737051D8}">
      <dgm:prSet/>
      <dgm:spPr/>
      <dgm:t xml:space="preserve">
        <a:bodyPr/>
        <a:lstStyle/>
        <a:p>
          <a:endParaRPr lang="nb-NO"/>
        </a:p>
      </dgm:t>
    </dgm:pt>
    <dgm:pt modelId="{D40A2ED3-6DA9-4844-ABEE-CB43C79BE6A9}" type="asst">
      <dgm:prSet/>
      <dgm:spPr/>
      <dgm:t xml:space="preserve">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xml:space="preserve">
        <a:bodyPr/>
        <a:lstStyle/>
        <a:p>
          <a:endParaRPr lang="nb-NO"/>
        </a:p>
      </dgm:t>
    </dgm:pt>
    <dgm:pt modelId="{1877E3BC-292F-4A46-B870-8268C1258155}" type="sibTrans" cxnId="{3DDBFB01-FB97-4C9C-B9B6-D9A7A77A3F03}">
      <dgm:prSet/>
      <dgm:spPr/>
      <dgm:t xml:space="preserve">
        <a:bodyPr/>
        <a:lstStyle/>
        <a:p>
          <a:endParaRPr lang="nb-NO"/>
        </a:p>
      </dgm:t>
    </dgm:pt>
    <dgm:pt modelId="{3BB29676-C6DD-4132-A9A0-A9DEFB1EAC3E}" type="asst">
      <dgm:prSet/>
      <dgm:spPr/>
      <dgm:t xml:space="preserve">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xml:space="preserve">
        <a:bodyPr/>
        <a:lstStyle/>
        <a:p>
          <a:endParaRPr lang="nb-NO"/>
        </a:p>
      </dgm:t>
    </dgm:pt>
    <dgm:pt modelId="{20E49316-A137-496D-9A94-33C4EE42956D}" type="sibTrans" cxnId="{6F8D297B-EFA0-4765-A01B-F7235E2E331D}">
      <dgm:prSet/>
      <dgm:spPr/>
      <dgm:t xml:space="preserve">
        <a:bodyPr/>
        <a:lstStyle/>
        <a:p>
          <a:endParaRPr lang="nb-NO"/>
        </a:p>
      </dgm:t>
    </dgm:pt>
    <dgm:pt modelId="{729894D6-8EE8-4616-BED3-564311F24892}">
      <dgm:prSet/>
      <dgm:spPr/>
      <dgm:t xml:space="preserve">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xml:space="preserve">
        <a:bodyPr/>
        <a:lstStyle/>
        <a:p>
          <a:endParaRPr lang="nb-NO"/>
        </a:p>
      </dgm:t>
    </dgm:pt>
    <dgm:pt modelId="{EC33DC18-2F00-423C-B39A-CAE425D3B50E}" type="sibTrans" cxnId="{5929BD26-CE4C-4F75-85EE-5C37397E4267}">
      <dgm:prSet/>
      <dgm:spPr/>
      <dgm:t xml:space="preserve">
        <a:bodyPr/>
        <a:lstStyle/>
        <a:p>
          <a:endParaRPr lang="nb-NO"/>
        </a:p>
      </dgm:t>
    </dgm:pt>
    <dgm:pt modelId="{B6EBA597-7A1E-476D-8A65-55960DEC157F}">
      <dgm:prSet/>
      <dgm:spPr/>
      <dgm:t xml:space="preserve">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xml:space="preserve">
        <a:bodyPr/>
        <a:lstStyle/>
        <a:p>
          <a:endParaRPr lang="nb-NO"/>
        </a:p>
      </dgm:t>
    </dgm:pt>
    <dgm:pt modelId="{AC7B5F1A-5CDB-4084-A273-10861BFA344C}" type="sibTrans" cxnId="{073F761B-F5D3-4288-972B-B87060C4E327}">
      <dgm:prSet/>
      <dgm:spPr/>
      <dgm:t xml:space="preserve">
        <a:bodyPr/>
        <a:lstStyle/>
        <a:p>
          <a:endParaRPr lang="nb-NO"/>
        </a:p>
      </dgm:t>
    </dgm:pt>
    <dgm:pt modelId="{9248A400-5260-4941-AE51-47E92F57F141}">
      <dgm:prSet/>
      <dgm:spPr/>
      <dgm:t xml:space="preserve">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xml:space="preserve">
        <a:bodyPr/>
        <a:lstStyle/>
        <a:p>
          <a:endParaRPr lang="nb-NO"/>
        </a:p>
      </dgm:t>
    </dgm:pt>
    <dgm:pt modelId="{E8668131-2965-4D8B-A37B-DFCBE2BDA2F7}" type="sibTrans" cxnId="{5FE7E0C2-EFBA-4344-8345-9E8D1C6F2400}">
      <dgm:prSet/>
      <dgm:spPr/>
      <dgm:t xml:space="preserve">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31B60DE38E904DEA96DE65ADB40957ED"/>
        <w:category>
          <w:name w:val="General"/>
          <w:gallery w:val="placeholder"/>
        </w:category>
        <w:types>
          <w:type w:val="bbPlcHdr"/>
        </w:types>
        <w:behaviors>
          <w:behavior w:val="content"/>
        </w:behaviors>
        <w:guid w:val="{B674273E-BBF7-4A76-9E77-769E0A387EC4}"/>
      </w:docPartPr>
      <w:docPartBody>
        <w:p w:rsidR="00AE2ABF" w:rsidRDefault="00AE2ABF">
          <w:pPr>
            <w:pStyle w:val="31B60DE38E904DEA96DE65ADB40957ED"/>
          </w:pPr>
          <w:r w:rsidRPr="003D6CE0">
            <w:rPr>
              <w:rStyle w:val="PlaceholderText"/>
            </w:rPr>
            <w:t>Click here to enter text.</w:t>
          </w:r>
        </w:p>
      </w:docPartBody>
    </w:docPart>
    <w:docPart>
      <w:docPartPr>
        <w:name w:val="F96B0671BD9547DFB0FE48ABA4EF6148"/>
        <w:category>
          <w:name w:val="General"/>
          <w:gallery w:val="placeholder"/>
        </w:category>
        <w:types>
          <w:type w:val="bbPlcHdr"/>
        </w:types>
        <w:behaviors>
          <w:behavior w:val="content"/>
        </w:behaviors>
        <w:guid w:val="{92D21823-6431-442C-842B-6550C7834333}"/>
      </w:docPartPr>
      <w:docPartBody>
        <w:p w:rsidR="00AE2ABF" w:rsidRDefault="00AE2ABF">
          <w:pPr>
            <w:pStyle w:val="F96B0671BD9547DFB0FE48ABA4EF6148"/>
          </w:pPr>
          <w:r w:rsidRPr="003D6CE0">
            <w:rPr>
              <w:rStyle w:val="PlaceholderText"/>
            </w:rPr>
            <w:t>Click here to enter text.</w:t>
          </w:r>
        </w:p>
      </w:docPartBody>
    </w:docPart>
    <w:docPart>
      <w:docPartPr>
        <w:name w:val="828DDAD25B144969BE94029BA4DD56CE"/>
        <w:category>
          <w:name w:val="General"/>
          <w:gallery w:val="placeholder"/>
        </w:category>
        <w:types>
          <w:type w:val="bbPlcHdr"/>
        </w:types>
        <w:behaviors>
          <w:behavior w:val="content"/>
        </w:behaviors>
        <w:guid w:val="{589DA85E-C3A5-4A0B-A963-24C90B3B248A}"/>
      </w:docPartPr>
      <w:docPartBody>
        <w:p w:rsidR="00AE2ABF" w:rsidRDefault="00AE2ABF">
          <w:pPr>
            <w:pStyle w:val="828DDAD25B144969BE94029BA4DD56CE"/>
          </w:pPr>
          <w:r w:rsidRPr="003D6CE0">
            <w:rPr>
              <w:rStyle w:val="PlaceholderText"/>
            </w:rPr>
            <w:t>Click here to enter text.</w:t>
          </w:r>
        </w:p>
      </w:docPartBody>
    </w:docPart>
    <w:docPart>
      <w:docPartPr>
        <w:name w:val="9533D1B2D1574FB4AAA3E538F454A480"/>
        <w:category>
          <w:name w:val="General"/>
          <w:gallery w:val="placeholder"/>
        </w:category>
        <w:types>
          <w:type w:val="bbPlcHdr"/>
        </w:types>
        <w:behaviors>
          <w:behavior w:val="content"/>
        </w:behaviors>
        <w:guid w:val="{C3397F8E-65CF-4E0A-9ECF-F7FA7D7C2E47}"/>
      </w:docPartPr>
      <w:docPartBody>
        <w:p w:rsidR="00AE2ABF" w:rsidRDefault="00AE2ABF">
          <w:pPr>
            <w:pStyle w:val="9533D1B2D1574FB4AAA3E538F454A480"/>
          </w:pPr>
          <w:r w:rsidRPr="003D6CE0">
            <w:rPr>
              <w:rStyle w:val="PlaceholderText"/>
            </w:rPr>
            <w:t>Click here to enter text.</w:t>
          </w:r>
        </w:p>
      </w:docPartBody>
    </w:docPart>
    <w:docPart>
      <w:docPartPr>
        <w:name w:val="EEA1ED1E95CF4576A362B2E50724A083"/>
        <w:category>
          <w:name w:val="General"/>
          <w:gallery w:val="placeholder"/>
        </w:category>
        <w:types>
          <w:type w:val="bbPlcHdr"/>
        </w:types>
        <w:behaviors>
          <w:behavior w:val="content"/>
        </w:behaviors>
        <w:guid w:val="{A605A8D5-2D51-479F-A101-4666578E80D2}"/>
      </w:docPartPr>
      <w:docPartBody>
        <w:p w:rsidR="00AE2ABF" w:rsidRDefault="00AE2ABF">
          <w:pPr>
            <w:pStyle w:val="EEA1ED1E95CF4576A362B2E50724A083"/>
          </w:pPr>
          <w:r w:rsidRPr="003D6CE0">
            <w:rPr>
              <w:rStyle w:val="PlaceholderText"/>
            </w:rPr>
            <w:t>Click here to enter text.</w:t>
          </w:r>
        </w:p>
      </w:docPartBody>
    </w:docPart>
    <w:docPart>
      <w:docPartPr>
        <w:name w:val="B27F66C0C5404532B0C3BC96C9730719"/>
        <w:category>
          <w:name w:val="General"/>
          <w:gallery w:val="placeholder"/>
        </w:category>
        <w:types>
          <w:type w:val="bbPlcHdr"/>
        </w:types>
        <w:behaviors>
          <w:behavior w:val="content"/>
        </w:behaviors>
        <w:guid w:val="{B12CE596-233A-4E45-9F9B-57F78E7C0CFF}"/>
      </w:docPartPr>
      <w:docPartBody>
        <w:p w:rsidR="00AE2ABF" w:rsidRDefault="00AE2ABF">
          <w:pPr>
            <w:pStyle w:val="B27F66C0C5404532B0C3BC96C9730719"/>
          </w:pPr>
          <w:r w:rsidRPr="003D6CE0">
            <w:rPr>
              <w:rStyle w:val="PlaceholderText"/>
            </w:rPr>
            <w:t>Click here to enter text.</w:t>
          </w:r>
        </w:p>
      </w:docPartBody>
    </w:docPart>
    <w:docPart>
      <w:docPartPr>
        <w:name w:val="EDACEA79EC04416495D1EAF6EE557A5E"/>
        <w:category>
          <w:name w:val="General"/>
          <w:gallery w:val="placeholder"/>
        </w:category>
        <w:types>
          <w:type w:val="bbPlcHdr"/>
        </w:types>
        <w:behaviors>
          <w:behavior w:val="content"/>
        </w:behaviors>
        <w:guid w:val="{303431FF-32C6-4CD8-9C11-05719A64084A}"/>
      </w:docPartPr>
      <w:docPartBody>
        <w:p w:rsidR="00AE2ABF" w:rsidRDefault="00AE2ABF">
          <w:pPr>
            <w:pStyle w:val="EDACEA79EC04416495D1EAF6EE557A5E"/>
          </w:pPr>
          <w:r w:rsidRPr="003D6CE0">
            <w:rPr>
              <w:rStyle w:val="PlaceholderText"/>
            </w:rPr>
            <w:t>Click here to enter text.</w:t>
          </w:r>
        </w:p>
      </w:docPartBody>
    </w:docPart>
    <w:docPart>
      <w:docPartPr>
        <w:name w:val="2CD9F1DF548F434F9A94B4ADF0F6A81C"/>
        <w:category>
          <w:name w:val="General"/>
          <w:gallery w:val="placeholder"/>
        </w:category>
        <w:types>
          <w:type w:val="bbPlcHdr"/>
        </w:types>
        <w:behaviors>
          <w:behavior w:val="content"/>
        </w:behaviors>
        <w:guid w:val="{1DFE4038-D5DB-4D9D-A091-FCE031859D30}"/>
      </w:docPartPr>
      <w:docPartBody>
        <w:p w:rsidR="00AE2ABF" w:rsidRDefault="00AE2ABF">
          <w:pPr>
            <w:pStyle w:val="2CD9F1DF548F434F9A94B4ADF0F6A81C"/>
          </w:pPr>
          <w:r w:rsidRPr="003D6CE0">
            <w:rPr>
              <w:rStyle w:val="PlaceholderText"/>
            </w:rPr>
            <w:t>Click here to enter text.</w:t>
          </w:r>
        </w:p>
      </w:docPartBody>
    </w:docPart>
    <w:docPart>
      <w:docPartPr>
        <w:name w:val="1F61B410AC604BDF85B242CED41CA6E0"/>
        <w:category>
          <w:name w:val="General"/>
          <w:gallery w:val="placeholder"/>
        </w:category>
        <w:types>
          <w:type w:val="bbPlcHdr"/>
        </w:types>
        <w:behaviors>
          <w:behavior w:val="content"/>
        </w:behaviors>
        <w:guid w:val="{D4B91578-515E-403C-9524-55DEDC457D6E}"/>
      </w:docPartPr>
      <w:docPartBody>
        <w:p w:rsidR="00AE2ABF" w:rsidRDefault="00AE2ABF">
          <w:pPr>
            <w:pStyle w:val="1F61B410AC604BDF85B242CED41CA6E0"/>
          </w:pPr>
          <w:r w:rsidRPr="003D6CE0">
            <w:rPr>
              <w:rStyle w:val="PlaceholderText"/>
            </w:rPr>
            <w:t>Click here to enter text.</w:t>
          </w:r>
        </w:p>
      </w:docPartBody>
    </w:docPart>
    <w:docPart>
      <w:docPartPr>
        <w:name w:val="FE5DE82AC55743BD8B853FDA3AA17026"/>
        <w:category>
          <w:name w:val="General"/>
          <w:gallery w:val="placeholder"/>
        </w:category>
        <w:types>
          <w:type w:val="bbPlcHdr"/>
        </w:types>
        <w:behaviors>
          <w:behavior w:val="content"/>
        </w:behaviors>
        <w:guid w:val="{233E35C3-C6EB-4B2A-96D9-47FE217FA8AD}"/>
      </w:docPartPr>
      <w:docPartBody>
        <w:p w:rsidR="00AE2ABF" w:rsidRDefault="00AE2ABF">
          <w:pPr>
            <w:pStyle w:val="FE5DE82AC55743BD8B853FDA3AA17026"/>
          </w:pPr>
          <w:r w:rsidRPr="003D6CE0">
            <w:rPr>
              <w:rStyle w:val="PlaceholderText"/>
            </w:rPr>
            <w:t>Click here to enter text.</w:t>
          </w:r>
        </w:p>
      </w:docPartBody>
    </w:docPart>
    <w:docPart>
      <w:docPartPr>
        <w:name w:val="EE5591689DDE4C1596213F175E31541C"/>
        <w:category>
          <w:name w:val="General"/>
          <w:gallery w:val="placeholder"/>
        </w:category>
        <w:types>
          <w:type w:val="bbPlcHdr"/>
        </w:types>
        <w:behaviors>
          <w:behavior w:val="content"/>
        </w:behaviors>
        <w:guid w:val="{93D9EF79-0589-4A72-8E14-DE5D82D9ED7E}"/>
      </w:docPartPr>
      <w:docPartBody>
        <w:p w:rsidR="00AE2ABF" w:rsidRDefault="00AE2ABF">
          <w:pPr>
            <w:pStyle w:val="EE5591689DDE4C1596213F175E31541C"/>
          </w:pPr>
          <w:r w:rsidRPr="003D6CE0">
            <w:rPr>
              <w:rStyle w:val="PlaceholderText"/>
            </w:rPr>
            <w:t>Click here to enter text.</w:t>
          </w:r>
        </w:p>
      </w:docPartBody>
    </w:docPart>
    <w:docPart>
      <w:docPartPr>
        <w:name w:val="E42EDE135E56475382E7AAC354068A50"/>
        <w:category>
          <w:name w:val="General"/>
          <w:gallery w:val="placeholder"/>
        </w:category>
        <w:types>
          <w:type w:val="bbPlcHdr"/>
        </w:types>
        <w:behaviors>
          <w:behavior w:val="content"/>
        </w:behaviors>
        <w:guid w:val="{28134BF8-4F6F-4DEB-A370-2EF192414008}"/>
      </w:docPartPr>
      <w:docPartBody>
        <w:p w:rsidR="00AE2ABF" w:rsidRDefault="00AE2ABF">
          <w:pPr>
            <w:pStyle w:val="E42EDE135E56475382E7AAC354068A50"/>
          </w:pPr>
          <w:r w:rsidRPr="003D6CE0">
            <w:rPr>
              <w:rStyle w:val="PlaceholderText"/>
            </w:rPr>
            <w:t>Click here to enter text.</w:t>
          </w:r>
        </w:p>
      </w:docPartBody>
    </w:docPart>
    <w:docPart>
      <w:docPartPr>
        <w:name w:val="23D82732C6844E6DB1540D78C84909E1"/>
        <w:category>
          <w:name w:val="General"/>
          <w:gallery w:val="placeholder"/>
        </w:category>
        <w:types>
          <w:type w:val="bbPlcHdr"/>
        </w:types>
        <w:behaviors>
          <w:behavior w:val="content"/>
        </w:behaviors>
        <w:guid w:val="{01E3058C-820A-4782-9726-5D5657788D0F}"/>
      </w:docPartPr>
      <w:docPartBody>
        <w:p w:rsidR="00AE2ABF" w:rsidRDefault="00AE2ABF">
          <w:pPr>
            <w:pStyle w:val="23D82732C6844E6DB1540D78C84909E1"/>
          </w:pPr>
          <w:r w:rsidRPr="003D6CE0">
            <w:rPr>
              <w:rStyle w:val="PlaceholderText"/>
            </w:rPr>
            <w:t>Click here to enter text.</w:t>
          </w:r>
        </w:p>
      </w:docPartBody>
    </w:docPart>
    <w:docPart>
      <w:docPartPr>
        <w:name w:val="D07602C9D9F64234A47D729FA71C5C81"/>
        <w:category>
          <w:name w:val="General"/>
          <w:gallery w:val="placeholder"/>
        </w:category>
        <w:types>
          <w:type w:val="bbPlcHdr"/>
        </w:types>
        <w:behaviors>
          <w:behavior w:val="content"/>
        </w:behaviors>
        <w:guid w:val="{67520C16-B1BB-4513-8A63-3145D660DB60}"/>
      </w:docPartPr>
      <w:docPartBody>
        <w:p w:rsidR="00AE2ABF" w:rsidRDefault="00AE2ABF">
          <w:pPr>
            <w:pStyle w:val="D07602C9D9F64234A47D729FA71C5C81"/>
          </w:pPr>
          <w:r w:rsidRPr="003D6CE0">
            <w:rPr>
              <w:rStyle w:val="PlaceholderText"/>
            </w:rPr>
            <w:t>Click here to enter text.</w:t>
          </w:r>
        </w:p>
      </w:docPartBody>
    </w:docPart>
    <w:docPart>
      <w:docPartPr>
        <w:name w:val="D482AA84B14543F7AA646D9B8C2F020A"/>
        <w:category>
          <w:name w:val="General"/>
          <w:gallery w:val="placeholder"/>
        </w:category>
        <w:types>
          <w:type w:val="bbPlcHdr"/>
        </w:types>
        <w:behaviors>
          <w:behavior w:val="content"/>
        </w:behaviors>
        <w:guid w:val="{F16CCAF8-7729-49C7-A670-298E83D1A18E}"/>
      </w:docPartPr>
      <w:docPartBody>
        <w:p w:rsidR="00AE2ABF" w:rsidRDefault="00AE2ABF">
          <w:pPr>
            <w:pStyle w:val="D482AA84B14543F7AA646D9B8C2F020A"/>
          </w:pPr>
          <w:r w:rsidRPr="00F37FE2">
            <w:rPr>
              <w:lang w:val="en-GB"/>
            </w:rPr>
            <w:t>[frame agreement number/reference]</w:t>
          </w:r>
        </w:p>
      </w:docPartBody>
    </w:docPart>
    <w:docPart>
      <w:docPartPr>
        <w:name w:val="36F39BD08E09478CB47A5CDD649BCD67"/>
        <w:category>
          <w:name w:val="General"/>
          <w:gallery w:val="placeholder"/>
        </w:category>
        <w:types>
          <w:type w:val="bbPlcHdr"/>
        </w:types>
        <w:behaviors>
          <w:behavior w:val="content"/>
        </w:behaviors>
        <w:guid w:val="{CB2E2A81-2019-4605-B5CE-07C2866A9205}"/>
      </w:docPartPr>
      <w:docPartBody>
        <w:p w:rsidR="00AE2ABF" w:rsidRDefault="00AE2ABF">
          <w:pPr>
            <w:pStyle w:val="36F39BD08E09478CB47A5CDD649BCD67"/>
          </w:pPr>
          <w:r w:rsidRPr="003D6CE0">
            <w:rPr>
              <w:rStyle w:val="PlaceholderText"/>
            </w:rPr>
            <w:t>Click here to enter text.</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E4DB067BEA3343728117AF63D3171B05"/>
        <w:category>
          <w:name w:val="General"/>
          <w:gallery w:val="placeholder"/>
        </w:category>
        <w:types>
          <w:type w:val="bbPlcHdr"/>
        </w:types>
        <w:behaviors>
          <w:behavior w:val="content"/>
        </w:behaviors>
        <w:guid w:val="{3E0A60CE-85E9-4DCD-A37F-359891E726C9}"/>
      </w:docPartPr>
      <w:docPartBody>
        <w:p w:rsidR="006E5EBB" w:rsidRDefault="00AE2ABF" w:rsidP="00AE2ABF">
          <w:pPr>
            <w:pStyle w:val="E4DB067BEA3343728117AF63D3171B05"/>
          </w:pPr>
          <w:r w:rsidRPr="00F37FE2">
            <w:rPr>
              <w:vanish/>
            </w:rPr>
            <w:t>[currency]</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497C72"/>
    <w:rsid w:val="0051014E"/>
    <w:rsid w:val="00580DBA"/>
    <w:rsid w:val="005B1B1E"/>
    <w:rsid w:val="005F597A"/>
    <w:rsid w:val="00604684"/>
    <w:rsid w:val="006D7507"/>
    <w:rsid w:val="006D7EA3"/>
    <w:rsid w:val="006E5EBB"/>
    <w:rsid w:val="00843874"/>
    <w:rsid w:val="008455E6"/>
    <w:rsid w:val="00852414"/>
    <w:rsid w:val="00870E13"/>
    <w:rsid w:val="009242EE"/>
    <w:rsid w:val="00AE2ABF"/>
    <w:rsid w:val="00FA34D2"/>
    <w:rsid w:val="00FC53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6" ma:contentTypeDescription="Create a new document." ma:contentTypeScope="" ma:versionID="ce687fcbe731afe333fc7b38e4a5c06c">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cb3cc9032c53f1d844c508e862072fb8"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root>
  <Tag name="DpPropTitle01"/>
  <Tag name="DgCustomer01"/>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4.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Props1.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2.xml><?xml version="1.0" encoding="utf-8"?>
<ds:datastoreItem xmlns:ds="http://schemas.openxmlformats.org/officeDocument/2006/customXml" ds:itemID="{FF96D551-C8EF-4E69-9D5B-F1323CF9D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080735-027D-44B9-A4A0-910DD22B4D04}">
  <ds:schemaRefs/>
</ds:datastoreItem>
</file>

<file path=customXml/itemProps4.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3077</Words>
  <Characters>16003</Characters>
  <Application>Microsoft Office Word</Application>
  <DocSecurity>0</DocSecurity>
  <Lines>640</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2</cp:revision>
  <dcterms:created xsi:type="dcterms:W3CDTF">2026-03-09T21:16:00Z</dcterms:created>
  <dcterms:modified xsi:type="dcterms:W3CDTF">2026-03-09T21:16:00Z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y fmtid="{D5CDD505-2E9C-101B-9397-08002B2CF9AE}" pid="14" name="docLang">
    <vt:lpwstr>en</vt:lpwstr>
  </property>
</Properties>
</file>