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00" w:firstRow="0" w:lastRow="0" w:firstColumn="0" w:lastColumn="0" w:noHBand="0" w:noVBand="0"/>
      </w:tblPr>
      <w:tblGrid>
        <w:gridCol w:w="9582"/>
      </w:tblGrid>
      <w:tr w:rsidR="00F37FE2" w:rsidRPr="00F37FE2" w14:paraId="01FD5DFC" w14:textId="77777777" w:rsidTr="00814BAA">
        <w:trPr>
          <w:cantSplit/>
          <w:trHeight w:hRule="exact" w:val="147"/>
          <w:hidden/>
        </w:trPr>
        <w:tc>
          <w:tcPr>
            <w:tcW w:w="9582" w:type="dxa"/>
          </w:tcPr>
          <w:bookmarkStart w:id="0" w:name="_preHiddenText10011" w:displacedByCustomXml="next"/>
          <w:sdt>
            <w:sdtPr>
              <w:rPr>
                <w:vanish/>
                <w:color w:val="FF0000"/>
                <w:sz w:val="13"/>
                <w:szCs w:val="13"/>
              </w:rPr>
              <w:id w:val="1201289694"/>
              <w:lock w:val="contentLocked"/>
              <w:placeholder>
                <w:docPart w:val="22821658342B43CAB51A3EC8BFB5E945"/>
              </w:placeholder>
              <w:group/>
            </w:sdtPr>
            <w:sdtContent>
              <w:p w14:paraId="1A2469D9" w14:textId="77777777" w:rsidR="00F37FE2" w:rsidRPr="00F37FE2" w:rsidRDefault="00F37FE2" w:rsidP="00814BAA">
                <w:pPr>
                  <w:rPr>
                    <w:vanish/>
                    <w:color w:val="FF0000"/>
                    <w:sz w:val="13"/>
                    <w:szCs w:val="13"/>
                  </w:rPr>
                </w:pPr>
                <w:r>
                  <w:rPr>
                    <w:vanish/>
                    <w:color w:val="FF0000"/>
                    <w:sz w:val="13"/>
                    <w:szCs w:val="13"/>
                  </w:rPr>
                  <w:t>Front cover. Data on this page comes from the title page overleaf and can be edited there. Delete "Document No. …" if you do not use it.</w:t>
                </w:r>
              </w:p>
              <w:bookmarkEnd w:id="0" w:displacedByCustomXml="next"/>
            </w:sdtContent>
          </w:sdt>
        </w:tc>
      </w:tr>
      <w:tr w:rsidR="00F37FE2" w:rsidRPr="00F37FE2" w14:paraId="29352FC2" w14:textId="77777777" w:rsidTr="00814BAA">
        <w:trPr>
          <w:cantSplit/>
          <w:trHeight w:val="4515"/>
        </w:trPr>
        <w:tc>
          <w:tcPr>
            <w:tcW w:w="9582" w:type="dxa"/>
            <w:vAlign w:val="center"/>
          </w:tcPr>
          <w:p w14:paraId="700B5034" w14:textId="77777777" w:rsidR="00F37FE2" w:rsidRPr="00F37FE2" w:rsidRDefault="00F37FE2" w:rsidP="00814BAA">
            <w:pPr>
              <w:pStyle w:val="DNVGL-Cover-ReportTitle"/>
            </w:pPr>
            <w:r>
              <w:t xml:space="preserve">Proposal for </w:t>
            </w:r>
          </w:p>
          <w:p w14:paraId="7D10DBEB" w14:textId="4C4D3605" w:rsidR="00F37FE2" w:rsidRPr="00F37FE2" w:rsidRDefault="00D75777" w:rsidP="00814BAA">
            <w:pPr>
              <w:pStyle w:val="DNVGL-Cover-ReportTitle"/>
            </w:pPr>
            <w:sdt>
              <w:sdtPr>
                <w:alias w:val="Proposal title"/>
                <w:tag w:val="DpPropTitle01"/>
                <w:id w:val="-289053439"/>
                <w:placeholder>
                  <w:docPart w:val="C362823881DF4A5DA4E8F99227EB6603"/>
                </w:placeholder>
                <w:dataBinding w:xpath="//Tag[@name='DpPropTitle01']" w:storeItemID="{9B080735-027D-44B9-A4A0-910DD22B4D04}"/>
                <w:text w:multiLine="1"/>
              </w:sdtPr>
              <w:sdtContent>
                <w:ins w:id="1" w:author="Schutte, Peet" w:date="2026-03-20T09:31:00Z" w16du:dateUtc="2026-03-20T08:31:00Z">
                  <w:r>
                    <w:t>NESO Long-Term 2029 (LT29) Stability Services</w:t>
                  </w:r>
                </w:ins>
              </w:sdtContent>
            </w:sdt>
          </w:p>
          <w:sdt>
            <w:sdtPr>
              <w:alias w:val="Customer name"/>
              <w:tag w:val="DgCustomer01"/>
              <w:id w:val="577260748"/>
              <w:placeholder>
                <w:docPart w:val="6DB14821FC2A446CBC0E4520B11292B8"/>
              </w:placeholder>
              <w:dataBinding w:xpath="//Tag[@name='DgCustomer01']" w:storeItemID="{9B080735-027D-44B9-A4A0-910DD22B4D04}"/>
              <w:text w:multiLine="1"/>
            </w:sdtPr>
            <w:sdtContent>
              <w:p w14:paraId="0AD1AF0D" w14:textId="3BDBDFBD" w:rsidR="00F37FE2" w:rsidRPr="00F37FE2" w:rsidRDefault="007C7747" w:rsidP="00814BAA">
                <w:pPr>
                  <w:pStyle w:val="DNVGL-Cover-Company"/>
                </w:pPr>
                <w:ins w:id="2" w:author="Schutte, Peet" w:date="2026-03-20T11:58:00Z" w16du:dateUtc="2026-03-20T10:58:00Z">
                  <w:r>
                    <w:t>Peak Gen</w:t>
                  </w:r>
                </w:ins>
              </w:p>
            </w:sdtContent>
          </w:sdt>
        </w:tc>
      </w:tr>
      <w:tr w:rsidR="00F37FE2" w:rsidRPr="00F37FE2" w14:paraId="3B13CB0B" w14:textId="77777777" w:rsidTr="00814BAA">
        <w:trPr>
          <w:cantSplit/>
        </w:trPr>
        <w:tc>
          <w:tcPr>
            <w:tcW w:w="9582" w:type="dxa"/>
          </w:tcPr>
          <w:p w14:paraId="7875FB7E" w14:textId="77777777" w:rsidR="00F37FE2" w:rsidRPr="00F37FE2" w:rsidRDefault="00F37FE2" w:rsidP="00814BAA">
            <w:pPr>
              <w:pStyle w:val="DNVGL-Details"/>
            </w:pPr>
          </w:p>
          <w:p w14:paraId="613DFEB1" w14:textId="77777777" w:rsidR="00F37FE2" w:rsidRPr="00F37FE2" w:rsidRDefault="00F37FE2" w:rsidP="00814BAA">
            <w:pPr>
              <w:pStyle w:val="DNVGL-Details"/>
            </w:pPr>
            <w:r>
              <w:rPr>
                <w:b/>
                <w:bCs/>
              </w:rPr>
              <w:t>Customer Reference:</w:t>
            </w:r>
            <w:r>
              <w:t xml:space="preserve"> </w:t>
            </w:r>
            <w:sdt>
              <w:sdtPr>
                <w:alias w:val="Customer reference"/>
                <w:tag w:val="DgCustomerRef01"/>
                <w:id w:val="1384597718"/>
                <w:placeholder>
                  <w:docPart w:val="6C7FBE46BE8D4727A6DCD9FC6363581D"/>
                </w:placeholder>
                <w:showingPlcHdr/>
                <w:dataBinding w:xpath="//Tag[@name='DgCustomerRef01']" w:storeItemID="{9B080735-027D-44B9-A4A0-910DD22B4D04}"/>
                <w:text w:multiLine="1"/>
              </w:sdtPr>
              <w:sdtContent>
                <w:r>
                  <w:rPr>
                    <w:rStyle w:val="PlaceholderText"/>
                  </w:rPr>
                  <w:t>[Customer reference]</w:t>
                </w:r>
              </w:sdtContent>
            </w:sdt>
          </w:p>
          <w:p w14:paraId="2260B820" w14:textId="77777777" w:rsidR="00F37FE2" w:rsidRPr="00F37FE2" w:rsidRDefault="00F37FE2" w:rsidP="00814BAA">
            <w:pPr>
              <w:pStyle w:val="DNVGL-Details"/>
            </w:pPr>
            <w:r>
              <w:rPr>
                <w:b/>
                <w:bCs/>
              </w:rPr>
              <w:t>DNV doc No:</w:t>
            </w:r>
            <w:r>
              <w:t xml:space="preserve"> </w:t>
            </w:r>
            <w:sdt>
              <w:sdtPr>
                <w:alias w:val="Document No."/>
                <w:tag w:val="DgDNVDocNo01"/>
                <w:id w:val="-1030793166"/>
                <w:placeholder>
                  <w:docPart w:val="1160656768DE49BD9E945C3B8A47EC84"/>
                </w:placeholder>
                <w:showingPlcHdr/>
                <w:dataBinding w:xpath="//Tag[@name='DgDNVDocNo01']" w:storeItemID="{9B080735-027D-44B9-A4A0-910DD22B4D04}"/>
                <w:text w:multiLine="1"/>
              </w:sdtPr>
              <w:sdtContent>
                <w:r>
                  <w:rPr>
                    <w:rStyle w:val="PlaceholderText"/>
                  </w:rPr>
                  <w:t>[DNV doc No.]</w:t>
                </w:r>
              </w:sdtContent>
            </w:sdt>
          </w:p>
          <w:p w14:paraId="738465B5" w14:textId="77777777" w:rsidR="00F37FE2" w:rsidRPr="00F37FE2" w:rsidRDefault="00F37FE2" w:rsidP="00814BAA">
            <w:pPr>
              <w:pStyle w:val="DNVGL-Details"/>
            </w:pPr>
            <w:r>
              <w:rPr>
                <w:b/>
                <w:bCs/>
              </w:rPr>
              <w:t>Date of first issue:</w:t>
            </w:r>
            <w:r>
              <w:t xml:space="preserve"> </w:t>
            </w:r>
            <w:sdt>
              <w:sdtPr>
                <w:alias w:val="yyyy-mm-dd"/>
                <w:tag w:val="DgDocDate01"/>
                <w:id w:val="-1937739314"/>
                <w:placeholder>
                  <w:docPart w:val="40E675DDBF784FFD9972B6F04EC09205"/>
                </w:placeholder>
                <w:showingPlcHdr/>
                <w:dataBinding w:xpath="//Tag[@name='DgDocDate01']" w:storeItemID="{9B080735-027D-44B9-A4A0-910DD22B4D04}"/>
                <w:text w:multiLine="1"/>
              </w:sdtPr>
              <w:sdtContent>
                <w:r>
                  <w:rPr>
                    <w:rStyle w:val="PlaceholderText"/>
                  </w:rPr>
                  <w:t>[Date of issue]</w:t>
                </w:r>
              </w:sdtContent>
            </w:sdt>
          </w:p>
          <w:p w14:paraId="393ED8E6" w14:textId="77777777" w:rsidR="00F37FE2" w:rsidRPr="00F37FE2" w:rsidRDefault="00F37FE2" w:rsidP="00814BAA">
            <w:pPr>
              <w:pStyle w:val="DNVGL-Details"/>
            </w:pPr>
            <w:r>
              <w:rPr>
                <w:b/>
                <w:bCs/>
              </w:rPr>
              <w:t xml:space="preserve">Date of this revision: </w:t>
            </w:r>
            <w:sdt>
              <w:sdtPr>
                <w:alias w:val="yyyy-mm-dd"/>
                <w:tag w:val="DgRevDate01"/>
                <w:id w:val="1499692736"/>
                <w:placeholder>
                  <w:docPart w:val="2F93AC38A5444E27A09FB06E7BA88494"/>
                </w:placeholder>
                <w:showingPlcHdr/>
                <w:dataBinding w:xpath="//Tag[@name='DgRevDate01']" w:storeItemID="{9B080735-027D-44B9-A4A0-910DD22B4D04}"/>
                <w:text w:multiLine="1"/>
              </w:sdtPr>
              <w:sdtContent>
                <w:r>
                  <w:rPr>
                    <w:rStyle w:val="PlaceholderText"/>
                  </w:rPr>
                  <w:t>[Date of last revision]</w:t>
                </w:r>
              </w:sdtContent>
            </w:sdt>
          </w:p>
        </w:tc>
      </w:tr>
    </w:tbl>
    <w:p w14:paraId="01613686" w14:textId="77777777" w:rsidR="00F37FE2" w:rsidRPr="00F37FE2" w:rsidRDefault="00F37FE2" w:rsidP="00814BAA"/>
    <w:p w14:paraId="097557C6" w14:textId="77777777" w:rsidR="00F37FE2" w:rsidRPr="00F37FE2" w:rsidRDefault="00F37FE2">
      <w:pPr>
        <w:sectPr w:rsidR="00F37FE2" w:rsidRPr="00F37FE2" w:rsidSect="00866BDC">
          <w:headerReference w:type="even" r:id="rId12"/>
          <w:headerReference w:type="default" r:id="rId13"/>
          <w:footerReference w:type="even" r:id="rId14"/>
          <w:footerReference w:type="default" r:id="rId15"/>
          <w:headerReference w:type="first" r:id="rId16"/>
          <w:footerReference w:type="first" r:id="rId17"/>
          <w:pgSz w:w="11907" w:h="16839"/>
          <w:pgMar w:top="1757" w:right="1134" w:bottom="1361" w:left="1191" w:header="774" w:footer="567" w:gutter="0"/>
          <w:cols w:space="708"/>
          <w:titlePg/>
          <w:docGrid w:linePitch="360"/>
        </w:sectPr>
      </w:pPr>
    </w:p>
    <w:p w14:paraId="75B4F708" w14:textId="77777777" w:rsidR="00F37FE2" w:rsidRPr="00F37FE2" w:rsidRDefault="00F37FE2">
      <w:pPr>
        <w:rPr>
          <w:sz w:val="2"/>
        </w:rPr>
      </w:pPr>
    </w:p>
    <w:tbl>
      <w:tblPr>
        <w:tblW w:w="5000" w:type="pct"/>
        <w:tblLayout w:type="fixed"/>
        <w:tblCellMar>
          <w:left w:w="0" w:type="dxa"/>
          <w:right w:w="0" w:type="dxa"/>
        </w:tblCellMar>
        <w:tblLook w:val="0000" w:firstRow="0" w:lastRow="0" w:firstColumn="0" w:lastColumn="0" w:noHBand="0" w:noVBand="0"/>
      </w:tblPr>
      <w:tblGrid>
        <w:gridCol w:w="9582"/>
      </w:tblGrid>
      <w:tr w:rsidR="00F37FE2" w:rsidRPr="00F37FE2" w14:paraId="54E21487" w14:textId="77777777" w:rsidTr="00814BAA">
        <w:trPr>
          <w:cantSplit/>
          <w:trHeight w:val="170"/>
          <w:hidden/>
        </w:trPr>
        <w:tc>
          <w:tcPr>
            <w:tcW w:w="9582" w:type="dxa"/>
            <w:tcMar>
              <w:left w:w="0" w:type="dxa"/>
            </w:tcMar>
          </w:tcPr>
          <w:sdt>
            <w:sdtPr>
              <w:rPr>
                <w:sz w:val="13"/>
                <w:szCs w:val="13"/>
              </w:rPr>
              <w:id w:val="-795446262"/>
              <w:lock w:val="contentLocked"/>
              <w:placeholder>
                <w:docPart w:val="C79C4798FCDE45EE9D70E87C096C236A"/>
              </w:placeholder>
              <w:group/>
            </w:sdtPr>
            <w:sdtContent>
              <w:p w14:paraId="3A75EAC6" w14:textId="77777777" w:rsidR="00F37FE2" w:rsidRPr="00F37FE2" w:rsidRDefault="00F37FE2" w:rsidP="00814BAA">
                <w:pPr>
                  <w:pStyle w:val="DNVGL-Hidden"/>
                  <w:tabs>
                    <w:tab w:val="right" w:pos="9498"/>
                  </w:tabs>
                  <w:rPr>
                    <w:i/>
                    <w:iCs/>
                    <w:sz w:val="13"/>
                    <w:szCs w:val="13"/>
                  </w:rPr>
                </w:pPr>
                <w:r>
                  <w:rPr>
                    <w:sz w:val="13"/>
                    <w:szCs w:val="13"/>
                  </w:rPr>
                  <w:t xml:space="preserve">Title page. </w:t>
                </w:r>
                <w:r>
                  <w:rPr>
                    <w:sz w:val="13"/>
                    <w:szCs w:val="13"/>
                  </w:rPr>
                  <w:tab/>
                </w:r>
                <w:r>
                  <w:rPr>
                    <w:i/>
                    <w:iCs/>
                    <w:sz w:val="13"/>
                    <w:szCs w:val="13"/>
                    <w:vertAlign w:val="superscript"/>
                  </w:rPr>
                  <w:t>1</w:t>
                </w:r>
                <w:r>
                  <w:rPr>
                    <w:i/>
                    <w:iCs/>
                    <w:sz w:val="13"/>
                    <w:szCs w:val="13"/>
                  </w:rPr>
                  <w:t xml:space="preserve"> Displayed on front cover.   </w:t>
                </w:r>
                <w:r>
                  <w:rPr>
                    <w:i/>
                    <w:iCs/>
                    <w:sz w:val="13"/>
                    <w:szCs w:val="13"/>
                    <w:vertAlign w:val="superscript"/>
                  </w:rPr>
                  <w:t>2)</w:t>
                </w:r>
                <w:r>
                  <w:rPr>
                    <w:i/>
                    <w:iCs/>
                    <w:sz w:val="13"/>
                    <w:szCs w:val="13"/>
                  </w:rPr>
                  <w:t xml:space="preserve"> Displayed in footer on Page 1 onwards.</w:t>
                </w:r>
              </w:p>
              <w:p w14:paraId="58BC8FB6" w14:textId="77777777" w:rsidR="00F37FE2" w:rsidRPr="00F37FE2" w:rsidRDefault="00F37FE2" w:rsidP="00814BAA">
                <w:pPr>
                  <w:pStyle w:val="DNVGL-Hidden"/>
                  <w:tabs>
                    <w:tab w:val="right" w:pos="9498"/>
                  </w:tabs>
                  <w:rPr>
                    <w:vanish w:val="0"/>
                    <w:color w:val="auto"/>
                    <w:sz w:val="13"/>
                    <w:szCs w:val="13"/>
                  </w:rPr>
                </w:pPr>
                <w:r>
                  <w:rPr>
                    <w:sz w:val="13"/>
                    <w:szCs w:val="13"/>
                  </w:rPr>
                  <w:t>Tips for easy filling in data: Place cursor in the first field. Edit. Then use Tab to go to next field (Shift-Tab to go to prev.).</w:t>
                </w:r>
                <w:r>
                  <w:rPr>
                    <w:sz w:val="13"/>
                    <w:szCs w:val="13"/>
                  </w:rPr>
                  <w:br/>
                  <w:t>When you reach the last field it will stop (just before Section 8.2).</w:t>
                </w:r>
              </w:p>
            </w:sdtContent>
          </w:sdt>
        </w:tc>
      </w:tr>
    </w:tbl>
    <w:p w14:paraId="003A6FF7" w14:textId="77777777" w:rsidR="00F37FE2" w:rsidRPr="00F37FE2" w:rsidRDefault="00F37FE2" w:rsidP="00814BAA">
      <w:pPr>
        <w:pStyle w:val="DNVGL-capTable"/>
        <w:pBdr>
          <w:bottom w:val="single" w:sz="4" w:space="1" w:color="009FDA"/>
        </w:pBdr>
        <w:rPr>
          <w:noProof/>
        </w:rPr>
      </w:pPr>
      <w:r>
        <w:rPr>
          <w:noProof/>
        </w:rPr>
        <w:t>Customer Details</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F37FE2" w:rsidRPr="00F37FE2" w14:paraId="3ED814DA" w14:textId="77777777" w:rsidTr="00917B3B">
        <w:trPr>
          <w:cantSplit/>
        </w:trPr>
        <w:tc>
          <w:tcPr>
            <w:tcW w:w="3402" w:type="dxa"/>
          </w:tcPr>
          <w:p w14:paraId="5CE5FFF1" w14:textId="77777777" w:rsidR="00F37FE2" w:rsidRPr="00F37FE2" w:rsidRDefault="00F37FE2" w:rsidP="00814BAA">
            <w:pPr>
              <w:pStyle w:val="DNVGL-Details"/>
            </w:pPr>
            <w:r>
              <w:t>Customer Name:</w:t>
            </w:r>
            <w:sdt>
              <w:sdtPr>
                <w:id w:val="1719863031"/>
                <w:lock w:val="contentLocked"/>
                <w:placeholder>
                  <w:docPart w:val="825F6F3F1EE3478AB704E1A852F6166B"/>
                </w:placeholder>
                <w:group/>
              </w:sdtPr>
              <w:sdtContent>
                <w:bookmarkStart w:id="3" w:name="_preHiddenText10012"/>
                <w:r>
                  <w:rPr>
                    <w:vanish/>
                    <w:color w:val="FF0000"/>
                    <w:vertAlign w:val="superscript"/>
                  </w:rPr>
                  <w:t>1</w:t>
                </w:r>
                <w:bookmarkEnd w:id="3"/>
                <w:r>
                  <w:t xml:space="preserve"> </w:t>
                </w:r>
              </w:sdtContent>
            </w:sdt>
          </w:p>
        </w:tc>
        <w:sdt>
          <w:sdtPr>
            <w:tag w:val="DgCustomer01"/>
            <w:id w:val="1018657389"/>
            <w:placeholder>
              <w:docPart w:val="188CDC9F916747AB8562A7D79B4DD691"/>
            </w:placeholder>
            <w:dataBinding w:xpath="//Tag[@name='DgCustomer01']" w:storeItemID="{9B080735-027D-44B9-A4A0-910DD22B4D04}"/>
            <w:text w:multiLine="1"/>
          </w:sdtPr>
          <w:sdtContent>
            <w:tc>
              <w:tcPr>
                <w:tcW w:w="6180" w:type="dxa"/>
                <w:tcMar>
                  <w:right w:w="0" w:type="dxa"/>
                </w:tcMar>
              </w:tcPr>
              <w:p w14:paraId="7E9896A4" w14:textId="15D40A79" w:rsidR="00F37FE2" w:rsidRPr="00F37FE2" w:rsidRDefault="007C7747" w:rsidP="00814BAA">
                <w:pPr>
                  <w:pStyle w:val="DNVGL-Details"/>
                </w:pPr>
                <w:ins w:id="4" w:author="Schutte, Peet" w:date="2026-03-20T11:58:00Z" w16du:dateUtc="2026-03-20T10:58:00Z">
                  <w:r>
                    <w:t>Peak Gen</w:t>
                  </w:r>
                </w:ins>
              </w:p>
            </w:tc>
          </w:sdtContent>
        </w:sdt>
      </w:tr>
      <w:tr w:rsidR="00F37FE2" w:rsidRPr="00F37FE2" w14:paraId="6D5AACD2" w14:textId="77777777" w:rsidTr="00917B3B">
        <w:trPr>
          <w:cantSplit/>
        </w:trPr>
        <w:tc>
          <w:tcPr>
            <w:tcW w:w="3402" w:type="dxa"/>
          </w:tcPr>
          <w:p w14:paraId="02A4D208" w14:textId="77777777" w:rsidR="00F37FE2" w:rsidRPr="00F37FE2" w:rsidRDefault="00F37FE2" w:rsidP="00814BAA">
            <w:pPr>
              <w:pStyle w:val="DNVGL-Details"/>
            </w:pPr>
            <w:r>
              <w:t>Customer Address:</w:t>
            </w:r>
          </w:p>
        </w:tc>
        <w:sdt>
          <w:sdtPr>
            <w:tag w:val="DgCustomerAddress01"/>
            <w:id w:val="-1482610702"/>
            <w:placeholder>
              <w:docPart w:val="399A62FFF7F144E3BB16AFCC24A59B3C"/>
            </w:placeholder>
            <w:showingPlcHdr/>
            <w:dataBinding w:xpath="//Tag[@name='DgCustomerAddress01']" w:storeItemID="{9B080735-027D-44B9-A4A0-910DD22B4D04}"/>
            <w:text w:multiLine="1"/>
          </w:sdtPr>
          <w:sdtContent>
            <w:tc>
              <w:tcPr>
                <w:tcW w:w="6180" w:type="dxa"/>
                <w:tcMar>
                  <w:right w:w="0" w:type="dxa"/>
                </w:tcMar>
              </w:tcPr>
              <w:p w14:paraId="081A206D" w14:textId="77777777" w:rsidR="00F37FE2" w:rsidRPr="00F37FE2" w:rsidRDefault="00F37FE2" w:rsidP="00814BAA">
                <w:pPr>
                  <w:pStyle w:val="DNVGL-Details"/>
                </w:pPr>
                <w:r>
                  <w:rPr>
                    <w:rStyle w:val="PlaceholderText"/>
                  </w:rPr>
                  <w:t>[Customer Address]</w:t>
                </w:r>
              </w:p>
            </w:tc>
          </w:sdtContent>
        </w:sdt>
      </w:tr>
      <w:tr w:rsidR="00F37FE2" w:rsidRPr="00F37FE2" w14:paraId="61440639" w14:textId="77777777" w:rsidTr="00917B3B">
        <w:trPr>
          <w:cantSplit/>
        </w:trPr>
        <w:tc>
          <w:tcPr>
            <w:tcW w:w="3402" w:type="dxa"/>
          </w:tcPr>
          <w:p w14:paraId="4AA4E01A" w14:textId="77777777" w:rsidR="00F37FE2" w:rsidRPr="00F37FE2" w:rsidRDefault="00F37FE2" w:rsidP="00814BAA">
            <w:pPr>
              <w:pStyle w:val="DNVGL-Details"/>
            </w:pPr>
            <w:r>
              <w:t>Customer Reference:</w:t>
            </w:r>
            <w:sdt>
              <w:sdtPr>
                <w:id w:val="1274593945"/>
                <w:lock w:val="contentLocked"/>
                <w:placeholder>
                  <w:docPart w:val="D9546B4866A8435D8D68E9D380E6A5FB"/>
                </w:placeholder>
                <w:group/>
              </w:sdtPr>
              <w:sdtContent>
                <w:bookmarkStart w:id="5" w:name="_preHiddenText10013"/>
                <w:r>
                  <w:rPr>
                    <w:vanish/>
                    <w:color w:val="FF0000"/>
                    <w:vertAlign w:val="superscript"/>
                  </w:rPr>
                  <w:t>1</w:t>
                </w:r>
                <w:bookmarkEnd w:id="5"/>
                <w:r>
                  <w:t xml:space="preserve"> </w:t>
                </w:r>
              </w:sdtContent>
            </w:sdt>
          </w:p>
        </w:tc>
        <w:sdt>
          <w:sdtPr>
            <w:tag w:val="DgCustomerRef01"/>
            <w:id w:val="927547287"/>
            <w:placeholder>
              <w:docPart w:val="DCF740CA526745D1BFE0F5CD4243DE10"/>
            </w:placeholder>
            <w:showingPlcHdr/>
            <w:dataBinding w:xpath="//Tag[@name='DgCustomerRef01']" w:storeItemID="{9B080735-027D-44B9-A4A0-910DD22B4D04}"/>
            <w:text w:multiLine="1"/>
          </w:sdtPr>
          <w:sdtContent>
            <w:tc>
              <w:tcPr>
                <w:tcW w:w="6180" w:type="dxa"/>
              </w:tcPr>
              <w:p w14:paraId="32361EB0" w14:textId="77777777" w:rsidR="00F37FE2" w:rsidRPr="00F37FE2" w:rsidRDefault="00F37FE2" w:rsidP="00814BAA">
                <w:pPr>
                  <w:pStyle w:val="DNVGL-Details"/>
                </w:pPr>
                <w:r>
                  <w:rPr>
                    <w:rStyle w:val="PlaceholderText"/>
                  </w:rPr>
                  <w:t>[Customer Reference]</w:t>
                </w:r>
              </w:p>
            </w:tc>
          </w:sdtContent>
        </w:sdt>
      </w:tr>
      <w:tr w:rsidR="00F37FE2" w:rsidRPr="00F37FE2" w14:paraId="15B37D59" w14:textId="77777777" w:rsidTr="00917B3B">
        <w:trPr>
          <w:cantSplit/>
        </w:trPr>
        <w:tc>
          <w:tcPr>
            <w:tcW w:w="3402" w:type="dxa"/>
          </w:tcPr>
          <w:p w14:paraId="09AFB312" w14:textId="77777777" w:rsidR="00F37FE2" w:rsidRPr="00F37FE2" w:rsidRDefault="00F37FE2" w:rsidP="00814BAA">
            <w:pPr>
              <w:pStyle w:val="DNVGL-Details"/>
            </w:pPr>
            <w:r>
              <w:t>Contact Person:</w:t>
            </w:r>
          </w:p>
        </w:tc>
        <w:sdt>
          <w:sdtPr>
            <w:tag w:val="DgContactPerson01"/>
            <w:id w:val="-753432794"/>
            <w:placeholder>
              <w:docPart w:val="041BA8A8F6A84C3FAE5BDF2A447535E8"/>
            </w:placeholder>
            <w:showingPlcHdr/>
            <w:dataBinding w:xpath="//Tag[@name='DgContactPerson01']" w:storeItemID="{9B080735-027D-44B9-A4A0-910DD22B4D04}"/>
            <w:text w:multiLine="1"/>
          </w:sdtPr>
          <w:sdtContent>
            <w:tc>
              <w:tcPr>
                <w:tcW w:w="6180" w:type="dxa"/>
              </w:tcPr>
              <w:p w14:paraId="34755E68" w14:textId="77777777" w:rsidR="00F37FE2" w:rsidRPr="00F37FE2" w:rsidRDefault="00F37FE2" w:rsidP="00814BAA">
                <w:pPr>
                  <w:pStyle w:val="DNVGL-Details"/>
                </w:pPr>
                <w:r>
                  <w:rPr>
                    <w:rStyle w:val="PlaceholderText"/>
                  </w:rPr>
                  <w:t>[Contact Person]</w:t>
                </w:r>
              </w:p>
            </w:tc>
          </w:sdtContent>
        </w:sdt>
      </w:tr>
    </w:tbl>
    <w:p w14:paraId="21DC7056" w14:textId="77777777" w:rsidR="00F37FE2" w:rsidRPr="00F37FE2" w:rsidRDefault="00F37FE2" w:rsidP="00814BAA">
      <w:pPr>
        <w:pStyle w:val="DNVGL-capTable"/>
        <w:pBdr>
          <w:bottom w:val="single" w:sz="4" w:space="1" w:color="009FDA"/>
        </w:pBdr>
        <w:rPr>
          <w:noProof/>
        </w:rPr>
      </w:pPr>
      <w:r>
        <w:rPr>
          <w:noProof/>
        </w:rPr>
        <w:t>DNV Company Details</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F37FE2" w:rsidRPr="00F37FE2" w14:paraId="20F3DAF4" w14:textId="77777777" w:rsidTr="00917B3B">
        <w:trPr>
          <w:cantSplit/>
        </w:trPr>
        <w:tc>
          <w:tcPr>
            <w:tcW w:w="3402" w:type="dxa"/>
          </w:tcPr>
          <w:p w14:paraId="20CE6524" w14:textId="77777777" w:rsidR="00F37FE2" w:rsidRPr="00F37FE2" w:rsidRDefault="00F37FE2" w:rsidP="00814BAA">
            <w:pPr>
              <w:pStyle w:val="DNVGL-Details"/>
            </w:pPr>
            <w:r>
              <w:t>DNV Legal Entity:</w:t>
            </w:r>
          </w:p>
        </w:tc>
        <w:sdt>
          <w:sdtPr>
            <w:tag w:val="DgDNVLegalEntity01"/>
            <w:id w:val="991137814"/>
            <w:placeholder>
              <w:docPart w:val="44100C11FF134DA68CDCEB8A928DE375"/>
            </w:placeholder>
            <w:dataBinding w:xpath="//Tag[@name='DgDNVLegalEntity01']" w:storeItemID="{9B080735-027D-44B9-A4A0-910DD22B4D04}"/>
            <w:text w:multiLine="1"/>
          </w:sdtPr>
          <w:sdtContent>
            <w:tc>
              <w:tcPr>
                <w:tcW w:w="6180" w:type="dxa"/>
                <w:tcMar>
                  <w:right w:w="0" w:type="dxa"/>
                </w:tcMar>
              </w:tcPr>
              <w:p w14:paraId="290ADE03" w14:textId="51EEB1FC" w:rsidR="00F37FE2" w:rsidRPr="00F37FE2" w:rsidRDefault="00917B3B" w:rsidP="00814BAA">
                <w:pPr>
                  <w:pStyle w:val="DNVGL-Details"/>
                </w:pPr>
                <w:r>
                  <w:t>DNV Netherlands B.V.</w:t>
                </w:r>
              </w:p>
            </w:tc>
          </w:sdtContent>
        </w:sdt>
      </w:tr>
      <w:tr w:rsidR="00A965EB" w:rsidRPr="00A965EB" w14:paraId="5380A95D" w14:textId="77777777" w:rsidTr="00917B3B">
        <w:trPr>
          <w:cantSplit/>
        </w:trPr>
        <w:tc>
          <w:tcPr>
            <w:tcW w:w="3402" w:type="dxa"/>
          </w:tcPr>
          <w:p w14:paraId="46238F84" w14:textId="77777777" w:rsidR="00F37FE2" w:rsidRPr="00A965EB" w:rsidRDefault="00F37FE2" w:rsidP="00814BAA">
            <w:pPr>
              <w:pStyle w:val="DNVGL-Details"/>
            </w:pPr>
            <w:r>
              <w:t>DNV Organisation Unit:</w:t>
            </w:r>
          </w:p>
        </w:tc>
        <w:sdt>
          <w:sdtPr>
            <w:tag w:val="DgDnvOrgUnitLong01"/>
            <w:id w:val="-208797403"/>
            <w:placeholder>
              <w:docPart w:val="49639E0B93BD44EA970452FD41A5301F"/>
            </w:placeholder>
            <w:dataBinding w:xpath="//Tag[@name='DgDnvOrgUnitLong01']" w:storeItemID="{9B080735-027D-44B9-A4A0-910DD22B4D04}"/>
            <w:text w:multiLine="1"/>
          </w:sdtPr>
          <w:sdtContent>
            <w:tc>
              <w:tcPr>
                <w:tcW w:w="6180" w:type="dxa"/>
                <w:tcMar>
                  <w:right w:w="0" w:type="dxa"/>
                </w:tcMar>
              </w:tcPr>
              <w:p w14:paraId="5D45A2BA" w14:textId="490DA9EA" w:rsidR="00F37FE2" w:rsidRPr="00A965EB" w:rsidRDefault="00917B3B" w:rsidP="00814BAA">
                <w:pPr>
                  <w:pStyle w:val="DNVGL-Details"/>
                </w:pPr>
                <w:r>
                  <w:t>Energy Systems</w:t>
                </w:r>
              </w:p>
            </w:tc>
          </w:sdtContent>
        </w:sdt>
      </w:tr>
      <w:tr w:rsidR="00F37FE2" w:rsidRPr="000C526E" w14:paraId="1CBCF010" w14:textId="77777777" w:rsidTr="00917B3B">
        <w:trPr>
          <w:cantSplit/>
        </w:trPr>
        <w:tc>
          <w:tcPr>
            <w:tcW w:w="3402" w:type="dxa"/>
          </w:tcPr>
          <w:p w14:paraId="09EE2EED" w14:textId="77777777" w:rsidR="00F37FE2" w:rsidRPr="00F37FE2" w:rsidRDefault="00F37FE2" w:rsidP="00814BAA">
            <w:pPr>
              <w:pStyle w:val="DNVGL-Details"/>
            </w:pPr>
            <w:r>
              <w:t>DNV Address:</w:t>
            </w:r>
          </w:p>
        </w:tc>
        <w:sdt>
          <w:sdtPr>
            <w:rPr>
              <w:lang w:val="nl-NL"/>
            </w:rPr>
            <w:tag w:val="DgDnvOfficePost01"/>
            <w:id w:val="-1611583200"/>
            <w:placeholder>
              <w:docPart w:val="A2ABFF93C3E24D38AB134DD81DC1ABE1"/>
            </w:placeholder>
            <w:dataBinding w:xpath="//Tag[@name='DgDnvOfficePost01']" w:storeItemID="{9B080735-027D-44B9-A4A0-910DD22B4D04}"/>
            <w:text w:multiLine="1"/>
          </w:sdtPr>
          <w:sdtContent>
            <w:tc>
              <w:tcPr>
                <w:tcW w:w="6180" w:type="dxa"/>
              </w:tcPr>
              <w:p w14:paraId="118B0148" w14:textId="21941EB2" w:rsidR="00F37FE2" w:rsidRPr="00EB5B94" w:rsidRDefault="002E5953" w:rsidP="00814BAA">
                <w:pPr>
                  <w:pStyle w:val="DNVGL-Details"/>
                  <w:rPr>
                    <w:lang w:val="nl-NL"/>
                  </w:rPr>
                </w:pPr>
                <w:r>
                  <w:rPr>
                    <w:lang w:val="nl-NL"/>
                  </w:rPr>
                  <w:t>Utrechtseweg 310-B50, 6812 AR Arnhem, The Netherlands</w:t>
                </w:r>
              </w:p>
            </w:tc>
          </w:sdtContent>
        </w:sdt>
      </w:tr>
      <w:tr w:rsidR="004C583B" w:rsidRPr="00F37FE2" w14:paraId="2F72C557" w14:textId="77777777" w:rsidTr="00917B3B">
        <w:trPr>
          <w:cantSplit/>
        </w:trPr>
        <w:tc>
          <w:tcPr>
            <w:tcW w:w="3402" w:type="dxa"/>
          </w:tcPr>
          <w:p w14:paraId="41FB6E3C" w14:textId="3DB99D8D" w:rsidR="004C583B" w:rsidRPr="00F37FE2" w:rsidRDefault="004C583B" w:rsidP="00814BAA">
            <w:pPr>
              <w:pStyle w:val="DNVGL-Details"/>
            </w:pPr>
            <w:r>
              <w:t>DNV Contact person</w:t>
            </w:r>
          </w:p>
        </w:tc>
        <w:tc>
          <w:tcPr>
            <w:tcW w:w="6180" w:type="dxa"/>
          </w:tcPr>
          <w:p w14:paraId="65C0C5D7" w14:textId="717BA677" w:rsidR="004C583B" w:rsidRDefault="005F5D0F" w:rsidP="00814BAA">
            <w:pPr>
              <w:pStyle w:val="DNVGL-Details"/>
            </w:pPr>
            <w:r>
              <w:t xml:space="preserve">[name contact person] </w:t>
            </w:r>
          </w:p>
        </w:tc>
      </w:tr>
      <w:tr w:rsidR="00F37FE2" w:rsidRPr="00F37FE2" w14:paraId="6B73AAC1" w14:textId="77777777" w:rsidTr="00917B3B">
        <w:trPr>
          <w:cantSplit/>
        </w:trPr>
        <w:tc>
          <w:tcPr>
            <w:tcW w:w="3402" w:type="dxa"/>
          </w:tcPr>
          <w:p w14:paraId="1752658A" w14:textId="2B521771" w:rsidR="00F37FE2" w:rsidRPr="00F37FE2" w:rsidRDefault="00F37FE2" w:rsidP="00814BAA">
            <w:pPr>
              <w:pStyle w:val="DNVGL-Details"/>
            </w:pPr>
            <w:bookmarkStart w:id="6" w:name="_Hlk65154685"/>
            <w:r>
              <w:t>DNV Telephone:</w:t>
            </w:r>
          </w:p>
        </w:tc>
        <w:sdt>
          <w:sdtPr>
            <w:tag w:val="DgDnvTelephone01"/>
            <w:id w:val="826024017"/>
            <w:placeholder>
              <w:docPart w:val="6C90FEB576074D74BC95C25BEB9ED1B3"/>
            </w:placeholder>
            <w:dataBinding w:xpath="//Tag[@name='DgDnvTelephone01']" w:storeItemID="{9B080735-027D-44B9-A4A0-910DD22B4D04}"/>
            <w:text w:multiLine="1"/>
          </w:sdtPr>
          <w:sdtContent>
            <w:tc>
              <w:tcPr>
                <w:tcW w:w="6180" w:type="dxa"/>
              </w:tcPr>
              <w:p w14:paraId="4F0E1CCC" w14:textId="41AB9A04" w:rsidR="00F37FE2" w:rsidRPr="00F37FE2" w:rsidRDefault="002E5953" w:rsidP="00814BAA">
                <w:pPr>
                  <w:pStyle w:val="DNVGL-Details"/>
                </w:pPr>
                <w:r>
                  <w:t>+31 6 xxxx xxxx</w:t>
                </w:r>
              </w:p>
            </w:tc>
          </w:sdtContent>
        </w:sdt>
      </w:tr>
      <w:bookmarkEnd w:id="6"/>
      <w:tr w:rsidR="00232FE4" w:rsidRPr="00F37FE2" w14:paraId="3BFE3A36" w14:textId="77777777" w:rsidTr="00232FE4">
        <w:trPr>
          <w:cantSplit/>
        </w:trPr>
        <w:tc>
          <w:tcPr>
            <w:tcW w:w="3402" w:type="dxa"/>
          </w:tcPr>
          <w:p w14:paraId="4F0F71E3" w14:textId="77777777" w:rsidR="00232FE4" w:rsidRPr="00F37FE2" w:rsidRDefault="00232FE4" w:rsidP="00814BAA">
            <w:pPr>
              <w:pStyle w:val="DNVGL-Details"/>
            </w:pPr>
            <w:r>
              <w:t>DNV Org. No.:</w:t>
            </w:r>
          </w:p>
        </w:tc>
        <w:sdt>
          <w:sdtPr>
            <w:tag w:val="DgDnvEnterpriseNo01"/>
            <w:id w:val="-1512834723"/>
            <w:placeholder>
              <w:docPart w:val="B5E03ABA910540C9A3438CCFAF17E787"/>
            </w:placeholder>
            <w:dataBinding w:xpath="//Tag[@name='DgDnvEnterpriseNo01']" w:storeItemID="{9B080735-027D-44B9-A4A0-910DD22B4D04}"/>
            <w:text w:multiLine="1"/>
          </w:sdtPr>
          <w:sdtContent>
            <w:tc>
              <w:tcPr>
                <w:tcW w:w="6180" w:type="dxa"/>
              </w:tcPr>
              <w:p w14:paraId="1E9101C9" w14:textId="77777777" w:rsidR="00232FE4" w:rsidRPr="00F37FE2" w:rsidRDefault="00232FE4" w:rsidP="00814BAA">
                <w:pPr>
                  <w:pStyle w:val="DNVGL-Details"/>
                </w:pPr>
                <w:r>
                  <w:t>09006404</w:t>
                </w:r>
              </w:p>
            </w:tc>
          </w:sdtContent>
        </w:sdt>
      </w:tr>
    </w:tbl>
    <w:p w14:paraId="1B946FF3" w14:textId="77777777" w:rsidR="00F37FE2" w:rsidRPr="00F37FE2" w:rsidRDefault="00F37FE2" w:rsidP="00814BAA">
      <w:pPr>
        <w:pStyle w:val="DNVGL-capTable"/>
        <w:pBdr>
          <w:bottom w:val="single" w:sz="4" w:space="1" w:color="009FDA"/>
        </w:pBdr>
        <w:rPr>
          <w:noProof/>
        </w:rPr>
      </w:pPr>
      <w:r>
        <w:rPr>
          <w:noProof/>
        </w:rPr>
        <w:t>About this document</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D70AEC" w:rsidRPr="00F37FE2" w14:paraId="5BD8E775" w14:textId="77777777" w:rsidTr="00D70AEC">
        <w:trPr>
          <w:cantSplit/>
        </w:trPr>
        <w:tc>
          <w:tcPr>
            <w:tcW w:w="3402" w:type="dxa"/>
          </w:tcPr>
          <w:p w14:paraId="5D78956C" w14:textId="6EB81D7B" w:rsidR="00D70AEC" w:rsidRPr="00F37FE2" w:rsidRDefault="00D70AEC" w:rsidP="00814BAA">
            <w:pPr>
              <w:pStyle w:val="DNVGL-Details"/>
            </w:pPr>
            <w:r>
              <w:t>DNV doc. No.:</w:t>
            </w:r>
            <w:sdt>
              <w:sdtPr>
                <w:id w:val="304747735"/>
                <w:lock w:val="contentLocked"/>
                <w:placeholder>
                  <w:docPart w:val="89F73833BC5E4FB19653B1EE3417AEAD"/>
                </w:placeholder>
                <w:group/>
              </w:sdtPr>
              <w:sdtContent>
                <w:bookmarkStart w:id="7" w:name="_preHiddenText10014"/>
                <w:r>
                  <w:rPr>
                    <w:vanish/>
                    <w:color w:val="FF0000"/>
                    <w:vertAlign w:val="superscript"/>
                  </w:rPr>
                  <w:t>1,2</w:t>
                </w:r>
                <w:bookmarkEnd w:id="7"/>
                <w:r>
                  <w:t xml:space="preserve"> </w:t>
                </w:r>
              </w:sdtContent>
            </w:sdt>
          </w:p>
        </w:tc>
        <w:sdt>
          <w:sdtPr>
            <w:tag w:val="DgDNVDocNo01"/>
            <w:id w:val="1077020185"/>
            <w:placeholder>
              <w:docPart w:val="3EB436E1E30B4CCCB3EBBBE42DDFDAAE"/>
            </w:placeholder>
            <w:showingPlcHdr/>
            <w:dataBinding w:xpath="//Tag[@name='DgDNVDocNo01']" w:storeItemID="{9B080735-027D-44B9-A4A0-910DD22B4D04}"/>
            <w:text w:multiLine="1"/>
          </w:sdtPr>
          <w:sdtContent>
            <w:tc>
              <w:tcPr>
                <w:tcW w:w="6180" w:type="dxa"/>
                <w:tcMar>
                  <w:right w:w="0" w:type="dxa"/>
                </w:tcMar>
              </w:tcPr>
              <w:p w14:paraId="76093F93" w14:textId="77777777" w:rsidR="00D70AEC" w:rsidRPr="00F37FE2" w:rsidRDefault="00D70AEC" w:rsidP="00814BAA">
                <w:pPr>
                  <w:pStyle w:val="DNVGL-Details"/>
                </w:pPr>
                <w:r>
                  <w:rPr>
                    <w:rStyle w:val="PlaceholderText"/>
                    <w:noProof w:val="0"/>
                    <w:vanish w:val="0"/>
                    <w:color w:val="auto"/>
                  </w:rPr>
                  <w:t>[DNV doc. No.]</w:t>
                </w:r>
              </w:p>
            </w:tc>
          </w:sdtContent>
        </w:sdt>
      </w:tr>
      <w:tr w:rsidR="00F37FE2" w:rsidRPr="00F37FE2" w14:paraId="1D4570D9" w14:textId="77777777" w:rsidTr="00917B3B">
        <w:trPr>
          <w:cantSplit/>
        </w:trPr>
        <w:tc>
          <w:tcPr>
            <w:tcW w:w="3402" w:type="dxa"/>
          </w:tcPr>
          <w:p w14:paraId="28976BA9" w14:textId="77777777" w:rsidR="00F37FE2" w:rsidRPr="00F37FE2" w:rsidRDefault="00F37FE2" w:rsidP="00814BAA">
            <w:pPr>
              <w:pStyle w:val="DNVGL-Details"/>
            </w:pPr>
            <w:r>
              <w:t>Proposal Title:</w:t>
            </w:r>
            <w:sdt>
              <w:sdtPr>
                <w:id w:val="-1033952140"/>
                <w:lock w:val="contentLocked"/>
                <w:placeholder>
                  <w:docPart w:val="89B01DDCECE943478A7974780691BB3C"/>
                </w:placeholder>
                <w:group/>
              </w:sdtPr>
              <w:sdtContent>
                <w:bookmarkStart w:id="8" w:name="_preHiddenText10015"/>
                <w:r>
                  <w:rPr>
                    <w:vanish/>
                    <w:color w:val="FF0000"/>
                    <w:vertAlign w:val="superscript"/>
                  </w:rPr>
                  <w:t>1</w:t>
                </w:r>
                <w:bookmarkEnd w:id="8"/>
                <w:r>
                  <w:t xml:space="preserve"> </w:t>
                </w:r>
              </w:sdtContent>
            </w:sdt>
          </w:p>
        </w:tc>
        <w:sdt>
          <w:sdtPr>
            <w:tag w:val="DpPropTitle01"/>
            <w:id w:val="-701016395"/>
            <w:placeholder>
              <w:docPart w:val="1D2F5E1714D54997B67D14FB4C01DDAB"/>
            </w:placeholder>
            <w:dataBinding w:xpath="//Tag[@name='DpPropTitle01']" w:storeItemID="{9B080735-027D-44B9-A4A0-910DD22B4D04}"/>
            <w:text w:multiLine="1"/>
          </w:sdtPr>
          <w:sdtContent>
            <w:tc>
              <w:tcPr>
                <w:tcW w:w="6180" w:type="dxa"/>
                <w:tcMar>
                  <w:right w:w="0" w:type="dxa"/>
                </w:tcMar>
              </w:tcPr>
              <w:p w14:paraId="5409F694" w14:textId="7E23E3F8" w:rsidR="00F37FE2" w:rsidRPr="00F37FE2" w:rsidRDefault="00D75777" w:rsidP="00814BAA">
                <w:pPr>
                  <w:pStyle w:val="DNVGL-Details"/>
                </w:pPr>
                <w:ins w:id="9" w:author="Schutte, Peet" w:date="2026-03-20T09:31:00Z" w16du:dateUtc="2026-03-20T08:31:00Z">
                  <w:r>
                    <w:t>NESO Long-Term 2029 (LT29) Stability Services</w:t>
                  </w:r>
                </w:ins>
              </w:p>
            </w:tc>
          </w:sdtContent>
        </w:sdt>
      </w:tr>
      <w:tr w:rsidR="00F37FE2" w:rsidRPr="00F37FE2" w14:paraId="11614E0C" w14:textId="77777777" w:rsidTr="00917B3B">
        <w:trPr>
          <w:cantSplit/>
        </w:trPr>
        <w:tc>
          <w:tcPr>
            <w:tcW w:w="3402" w:type="dxa"/>
          </w:tcPr>
          <w:p w14:paraId="0C06E996" w14:textId="77777777" w:rsidR="00F37FE2" w:rsidRPr="00F37FE2" w:rsidRDefault="00F37FE2" w:rsidP="00814BAA">
            <w:pPr>
              <w:pStyle w:val="DNVGL-Details"/>
            </w:pPr>
            <w:r>
              <w:t>Date of first issue:</w:t>
            </w:r>
            <w:sdt>
              <w:sdtPr>
                <w:id w:val="-1036500035"/>
                <w:lock w:val="contentLocked"/>
                <w:placeholder>
                  <w:docPart w:val="292607AEA5FC421DB1D2B5AF6B584875"/>
                </w:placeholder>
                <w:group/>
              </w:sdtPr>
              <w:sdtContent>
                <w:bookmarkStart w:id="10" w:name="_preHiddenText10016"/>
                <w:r>
                  <w:rPr>
                    <w:vanish/>
                    <w:color w:val="FF0000"/>
                    <w:vertAlign w:val="superscript"/>
                  </w:rPr>
                  <w:t>2</w:t>
                </w:r>
                <w:bookmarkEnd w:id="10"/>
                <w:r>
                  <w:t xml:space="preserve"> </w:t>
                </w:r>
              </w:sdtContent>
            </w:sdt>
          </w:p>
        </w:tc>
        <w:tc>
          <w:tcPr>
            <w:tcW w:w="6180" w:type="dxa"/>
            <w:tcMar>
              <w:right w:w="0" w:type="dxa"/>
            </w:tcMar>
          </w:tcPr>
          <w:sdt>
            <w:sdtPr>
              <w:alias w:val="yyyy-mm-dd"/>
              <w:tag w:val="DgDocDate01"/>
              <w:id w:val="1732969960"/>
              <w:placeholder>
                <w:docPart w:val="0A2547F4CE8C4565A8226DF35486D7EB"/>
              </w:placeholder>
              <w:showingPlcHdr/>
              <w:dataBinding w:xpath="//Tag[@name='DgDocDate01']" w:storeItemID="{9B080735-027D-44B9-A4A0-910DD22B4D04}"/>
              <w:text w:multiLine="1"/>
            </w:sdtPr>
            <w:sdtContent>
              <w:p w14:paraId="003BCE2D" w14:textId="77777777" w:rsidR="00F37FE2" w:rsidRPr="00F37FE2" w:rsidRDefault="00F37FE2" w:rsidP="00814BAA">
                <w:pPr>
                  <w:pStyle w:val="DNVGL-Details"/>
                </w:pPr>
                <w:r>
                  <w:rPr>
                    <w:rStyle w:val="PlaceholderText"/>
                  </w:rPr>
                  <w:t>[Date of issue]</w:t>
                </w:r>
              </w:p>
            </w:sdtContent>
          </w:sdt>
        </w:tc>
      </w:tr>
      <w:tr w:rsidR="00F37FE2" w:rsidRPr="00F37FE2" w14:paraId="57FEAAC5" w14:textId="77777777" w:rsidTr="00917B3B">
        <w:trPr>
          <w:cantSplit/>
        </w:trPr>
        <w:tc>
          <w:tcPr>
            <w:tcW w:w="3402" w:type="dxa"/>
          </w:tcPr>
          <w:p w14:paraId="5CFBD097" w14:textId="77777777" w:rsidR="00F37FE2" w:rsidRPr="00F37FE2" w:rsidRDefault="00F37FE2" w:rsidP="00814BAA">
            <w:pPr>
              <w:pStyle w:val="DNVGL-Details"/>
            </w:pPr>
            <w:r>
              <w:t>Date of this revision:</w:t>
            </w:r>
          </w:p>
        </w:tc>
        <w:tc>
          <w:tcPr>
            <w:tcW w:w="6180" w:type="dxa"/>
            <w:tcMar>
              <w:right w:w="0" w:type="dxa"/>
            </w:tcMar>
          </w:tcPr>
          <w:sdt>
            <w:sdtPr>
              <w:alias w:val="yyyy-mm-dd"/>
              <w:tag w:val="DgRevDate01"/>
              <w:id w:val="897629472"/>
              <w:placeholder>
                <w:docPart w:val="3F72134302734618B0185B0ECBF05E4C"/>
              </w:placeholder>
              <w:showingPlcHdr/>
              <w:dataBinding w:xpath="//Tag[@name='DgRevDate01']" w:storeItemID="{9B080735-027D-44B9-A4A0-910DD22B4D04}"/>
              <w:text w:multiLine="1"/>
            </w:sdtPr>
            <w:sdtContent>
              <w:p w14:paraId="437E1BD6" w14:textId="77777777" w:rsidR="00F37FE2" w:rsidRPr="00F37FE2" w:rsidRDefault="00F37FE2" w:rsidP="00814BAA">
                <w:pPr>
                  <w:pStyle w:val="DNVGL-Details"/>
                </w:pPr>
                <w:r>
                  <w:rPr>
                    <w:rStyle w:val="PlaceholderText"/>
                  </w:rPr>
                  <w:t>[Date of last revision]</w:t>
                </w:r>
              </w:p>
            </w:sdtContent>
          </w:sdt>
        </w:tc>
      </w:tr>
      <w:tr w:rsidR="000D3806" w:rsidRPr="000D3806" w14:paraId="1CD42DBB" w14:textId="77777777" w:rsidTr="00917B3B">
        <w:trPr>
          <w:cantSplit/>
        </w:trPr>
        <w:tc>
          <w:tcPr>
            <w:tcW w:w="3402" w:type="dxa"/>
          </w:tcPr>
          <w:p w14:paraId="5FEA3316" w14:textId="77777777" w:rsidR="00F37FE2" w:rsidRPr="000D3806" w:rsidRDefault="00F37FE2" w:rsidP="00814BAA">
            <w:pPr>
              <w:pStyle w:val="DNVGL-Details"/>
            </w:pPr>
            <w:r>
              <w:t>Validity of proposal:</w:t>
            </w:r>
          </w:p>
        </w:tc>
        <w:tc>
          <w:tcPr>
            <w:tcW w:w="6180" w:type="dxa"/>
          </w:tcPr>
          <w:p w14:paraId="36B6C5EF" w14:textId="77777777" w:rsidR="00F37FE2" w:rsidRPr="000D3806" w:rsidRDefault="00000000" w:rsidP="00814BAA">
            <w:pPr>
              <w:pStyle w:val="DNVGL-Details"/>
            </w:pPr>
            <w:sdt>
              <w:sdtPr>
                <w:alias w:val="Months from Date of issue"/>
                <w:tag w:val="DgPropValidityMonths01"/>
                <w:id w:val="629669725"/>
                <w:placeholder>
                  <w:docPart w:val="7539AF3FEDBF47728AF475DEA14BC75E"/>
                </w:placeholder>
                <w:showingPlcHdr/>
                <w:dataBinding w:xpath="//Tag[@name='DgPropValidityMonths01']" w:storeItemID="{9B080735-027D-44B9-A4A0-910DD22B4D04}"/>
                <w:text w:multiLine="1"/>
              </w:sdtPr>
              <w:sdtContent>
                <w:r>
                  <w:t>3</w:t>
                </w:r>
              </w:sdtContent>
            </w:sdt>
            <w:r>
              <w:t xml:space="preserve"> months from date of issue</w:t>
            </w:r>
          </w:p>
        </w:tc>
      </w:tr>
      <w:tr w:rsidR="00F37FE2" w:rsidRPr="00F37FE2" w14:paraId="749AF034" w14:textId="77777777" w:rsidTr="00917B3B">
        <w:trPr>
          <w:cantSplit/>
        </w:trPr>
        <w:tc>
          <w:tcPr>
            <w:tcW w:w="3402" w:type="dxa"/>
          </w:tcPr>
          <w:p w14:paraId="12EB127D" w14:textId="77777777" w:rsidR="00F37FE2" w:rsidRPr="00F37FE2" w:rsidRDefault="00F37FE2" w:rsidP="00814BAA">
            <w:pPr>
              <w:pStyle w:val="DNVGL-Details"/>
            </w:pPr>
            <w:r>
              <w:t>Terms and Conditions:</w:t>
            </w:r>
          </w:p>
        </w:tc>
        <w:tc>
          <w:tcPr>
            <w:tcW w:w="6180" w:type="dxa"/>
          </w:tcPr>
          <w:p w14:paraId="5F30F7AF" w14:textId="32B75A9E" w:rsidR="00F37FE2" w:rsidRPr="00F37FE2" w:rsidRDefault="00F37FE2" w:rsidP="00814BAA">
            <w:pPr>
              <w:pStyle w:val="DNVGL-Details"/>
            </w:pPr>
            <w:r>
              <w:t>See Section Contractual</w:t>
            </w:r>
          </w:p>
        </w:tc>
      </w:tr>
    </w:tbl>
    <w:p w14:paraId="76FDEFDA" w14:textId="77777777" w:rsidR="00F37FE2" w:rsidRPr="00F37FE2" w:rsidRDefault="00F37FE2" w:rsidP="00814BAA">
      <w:pPr>
        <w:pStyle w:val="DNVGL-capTable"/>
        <w:pBdr>
          <w:bottom w:val="single" w:sz="4" w:space="1" w:color="009FDA"/>
        </w:pBdr>
      </w:pPr>
      <w:r>
        <w:t>Confidentiality</w:t>
      </w:r>
    </w:p>
    <w:p w14:paraId="06E76CDE" w14:textId="282C1A3C" w:rsidR="00F37FE2" w:rsidRDefault="00F37FE2" w:rsidP="00814BAA">
      <w:pPr>
        <w:pStyle w:val="BodyText"/>
        <w:rPr>
          <w:noProof/>
        </w:rPr>
      </w:pPr>
      <w:r>
        <w:rPr>
          <w:noProof/>
        </w:rPr>
        <w:t>This proposal contains information that is business sensitive to DNV. No part of the proposal or information received during the proposal process may be used, duplicated or disclosed for any other purpose. Any such use of DNV’s information is regarded as an infringement of DNV intellectual property rights.</w:t>
      </w:r>
    </w:p>
    <w:p w14:paraId="3EF74644" w14:textId="77777777" w:rsidR="00BF2F89" w:rsidRPr="00F37FE2" w:rsidRDefault="00BF2F89" w:rsidP="00814BAA">
      <w:pPr>
        <w:pStyle w:val="BodyText"/>
      </w:pPr>
    </w:p>
    <w:tbl>
      <w:tblPr>
        <w:tblW w:w="5000" w:type="pct"/>
        <w:tblLayout w:type="fixed"/>
        <w:tblCellMar>
          <w:left w:w="0" w:type="dxa"/>
          <w:right w:w="0" w:type="dxa"/>
        </w:tblCellMar>
        <w:tblLook w:val="0000" w:firstRow="0" w:lastRow="0" w:firstColumn="0" w:lastColumn="0" w:noHBand="0" w:noVBand="0"/>
      </w:tblPr>
      <w:tblGrid>
        <w:gridCol w:w="3833"/>
        <w:gridCol w:w="1916"/>
        <w:gridCol w:w="3833"/>
      </w:tblGrid>
      <w:tr w:rsidR="00F37FE2" w:rsidRPr="00F37FE2" w14:paraId="29A82E6B" w14:textId="77777777" w:rsidTr="00814BAA">
        <w:trPr>
          <w:cantSplit/>
        </w:trPr>
        <w:tc>
          <w:tcPr>
            <w:tcW w:w="5000" w:type="pct"/>
            <w:gridSpan w:val="3"/>
            <w:tcMar>
              <w:left w:w="0" w:type="dxa"/>
            </w:tcMar>
          </w:tcPr>
          <w:p w14:paraId="77483F10" w14:textId="21DF987B" w:rsidR="00F37FE2" w:rsidRPr="00F37FE2" w:rsidRDefault="00F37FE2" w:rsidP="00814BAA">
            <w:pPr>
              <w:pStyle w:val="DNVGL-Details"/>
            </w:pPr>
            <w:r>
              <w:rPr>
                <w:lang w:eastAsia="nb-NO"/>
              </w:rPr>
              <w:t xml:space="preserve">for </w:t>
            </w:r>
            <w:sdt>
              <w:sdtPr>
                <w:rPr>
                  <w:lang w:eastAsia="nb-NO"/>
                </w:rPr>
                <w:alias w:val="DNV Legal Entity"/>
                <w:tag w:val="DgDNVLegalEntity01"/>
                <w:id w:val="371351335"/>
                <w:placeholder>
                  <w:docPart w:val="7DA9407FDD254CDA84126A0186C73F1F"/>
                </w:placeholder>
                <w:dataBinding w:xpath="//Tag[@name='DgDNVLegalEntity01']" w:storeItemID="{9B080735-027D-44B9-A4A0-910DD22B4D04}"/>
                <w:text w:multiLine="1"/>
              </w:sdtPr>
              <w:sdtContent>
                <w:r>
                  <w:rPr>
                    <w:lang w:eastAsia="nb-NO"/>
                  </w:rPr>
                  <w:t>DNV Netherlands B.V.</w:t>
                </w:r>
              </w:sdtContent>
            </w:sdt>
          </w:p>
        </w:tc>
      </w:tr>
      <w:tr w:rsidR="00F37FE2" w:rsidRPr="00F37FE2" w14:paraId="298DDF0C" w14:textId="77777777" w:rsidTr="00814BAA">
        <w:trPr>
          <w:cantSplit/>
        </w:trPr>
        <w:tc>
          <w:tcPr>
            <w:tcW w:w="2000" w:type="pct"/>
            <w:tcMar>
              <w:left w:w="0" w:type="dxa"/>
            </w:tcMar>
          </w:tcPr>
          <w:p w14:paraId="34097E09" w14:textId="77777777" w:rsidR="00F37FE2" w:rsidRPr="00F37FE2" w:rsidRDefault="00F37FE2" w:rsidP="00814BAA">
            <w:pPr>
              <w:pStyle w:val="DNVGL-Details"/>
            </w:pPr>
            <w:r>
              <w:t>Prepared by:</w:t>
            </w:r>
          </w:p>
        </w:tc>
        <w:tc>
          <w:tcPr>
            <w:tcW w:w="1000" w:type="pct"/>
          </w:tcPr>
          <w:p w14:paraId="6B34FDD4" w14:textId="77777777" w:rsidR="00F37FE2" w:rsidRPr="00F37FE2" w:rsidRDefault="00F37FE2" w:rsidP="00814BAA">
            <w:pPr>
              <w:pStyle w:val="DNVGL-Details"/>
            </w:pPr>
          </w:p>
        </w:tc>
        <w:tc>
          <w:tcPr>
            <w:tcW w:w="2000" w:type="pct"/>
          </w:tcPr>
          <w:p w14:paraId="6AFA90B2" w14:textId="77777777" w:rsidR="00F37FE2" w:rsidRPr="00F37FE2" w:rsidRDefault="00F37FE2" w:rsidP="00814BAA">
            <w:pPr>
              <w:pStyle w:val="DNVGL-Details"/>
            </w:pPr>
            <w:r>
              <w:t>Approved by:</w:t>
            </w:r>
          </w:p>
        </w:tc>
      </w:tr>
      <w:tr w:rsidR="00F37FE2" w:rsidRPr="00F37FE2" w14:paraId="3DFA8D48" w14:textId="77777777" w:rsidTr="00814BAA">
        <w:trPr>
          <w:cantSplit/>
          <w:trHeight w:val="680"/>
        </w:trPr>
        <w:tc>
          <w:tcPr>
            <w:tcW w:w="2000" w:type="pct"/>
            <w:tcBorders>
              <w:bottom w:val="single" w:sz="2" w:space="0" w:color="000000"/>
            </w:tcBorders>
            <w:tcMar>
              <w:left w:w="0" w:type="dxa"/>
            </w:tcMar>
            <w:vAlign w:val="bottom"/>
          </w:tcPr>
          <w:p w14:paraId="42B295DE" w14:textId="77777777" w:rsidR="00F37FE2" w:rsidRPr="00F37FE2" w:rsidRDefault="00F37FE2" w:rsidP="00814BAA">
            <w:pPr>
              <w:pStyle w:val="DNVGL-Signaturesmall"/>
              <w:jc w:val="center"/>
            </w:pPr>
            <w:bookmarkStart w:id="11" w:name="Sign1Text"/>
            <w:bookmarkEnd w:id="11"/>
          </w:p>
        </w:tc>
        <w:tc>
          <w:tcPr>
            <w:tcW w:w="1000" w:type="pct"/>
            <w:vMerge w:val="restart"/>
            <w:vAlign w:val="bottom"/>
          </w:tcPr>
          <w:p w14:paraId="582C3C90" w14:textId="77777777" w:rsidR="00F37FE2" w:rsidRPr="00F37FE2" w:rsidRDefault="00F37FE2" w:rsidP="00814BAA">
            <w:pPr>
              <w:pStyle w:val="DNVGL-Signaturesmall"/>
              <w:jc w:val="center"/>
            </w:pPr>
            <w:bookmarkStart w:id="12" w:name="SignStamp"/>
            <w:bookmarkEnd w:id="12"/>
          </w:p>
        </w:tc>
        <w:tc>
          <w:tcPr>
            <w:tcW w:w="2000" w:type="pct"/>
            <w:tcBorders>
              <w:bottom w:val="single" w:sz="2" w:space="0" w:color="000000"/>
            </w:tcBorders>
            <w:vAlign w:val="bottom"/>
          </w:tcPr>
          <w:p w14:paraId="341C5520" w14:textId="77777777" w:rsidR="00F37FE2" w:rsidRPr="00F37FE2" w:rsidRDefault="00F37FE2" w:rsidP="00814BAA">
            <w:pPr>
              <w:pStyle w:val="DNVGL-Signaturesmall"/>
              <w:jc w:val="center"/>
            </w:pPr>
            <w:bookmarkStart w:id="13" w:name="Sign2Text"/>
            <w:bookmarkEnd w:id="13"/>
          </w:p>
        </w:tc>
      </w:tr>
      <w:tr w:rsidR="00F37FE2" w:rsidRPr="00F37FE2" w14:paraId="36BE27EC" w14:textId="77777777" w:rsidTr="00814BAA">
        <w:trPr>
          <w:cantSplit/>
        </w:trPr>
        <w:tc>
          <w:tcPr>
            <w:tcW w:w="2000" w:type="pct"/>
            <w:tcBorders>
              <w:top w:val="single" w:sz="2" w:space="0" w:color="000000"/>
            </w:tcBorders>
            <w:tcMar>
              <w:left w:w="0" w:type="dxa"/>
            </w:tcMar>
          </w:tcPr>
          <w:sdt>
            <w:sdtPr>
              <w:rPr>
                <w:sz w:val="18"/>
              </w:rPr>
              <w:alias w:val="Author name"/>
              <w:tag w:val="DgAuthorName01"/>
              <w:id w:val="961845824"/>
              <w:placeholder>
                <w:docPart w:val="AE2027D9A58B42B28ABD3947CB120B6F"/>
              </w:placeholder>
              <w:showingPlcHdr/>
              <w:dataBinding w:xpath="//Tag[@name='DgAuthorName01']" w:storeItemID="{9B080735-027D-44B9-A4A0-910DD22B4D04}"/>
              <w:text w:multiLine="1"/>
            </w:sdtPr>
            <w:sdtContent>
              <w:p w14:paraId="500AE922" w14:textId="77777777" w:rsidR="00F37FE2" w:rsidRPr="005C4162" w:rsidRDefault="00F37FE2" w:rsidP="00814BAA">
                <w:pPr>
                  <w:pStyle w:val="DNVGL-Signaturesmall"/>
                  <w:rPr>
                    <w:sz w:val="18"/>
                  </w:rPr>
                </w:pPr>
                <w:r>
                  <w:rPr>
                    <w:rStyle w:val="PlaceholderText"/>
                    <w:sz w:val="18"/>
                  </w:rPr>
                  <w:t>[Name]</w:t>
                </w:r>
              </w:p>
            </w:sdtContent>
          </w:sdt>
          <w:sdt>
            <w:sdtPr>
              <w:rPr>
                <w:sz w:val="18"/>
              </w:rPr>
              <w:alias w:val="Title"/>
              <w:tag w:val="DgAuthorTitle01"/>
              <w:id w:val="-521863699"/>
              <w:placeholder>
                <w:docPart w:val="AE2027D9A58B42B28ABD3947CB120B6F"/>
              </w:placeholder>
              <w:showingPlcHdr/>
              <w:dataBinding w:xpath="//Tag[@name='DgAuthorTitle01']" w:storeItemID="{9B080735-027D-44B9-A4A0-910DD22B4D04}"/>
              <w:text w:multiLine="1"/>
            </w:sdtPr>
            <w:sdtContent>
              <w:p w14:paraId="4D9E9F5B" w14:textId="77777777" w:rsidR="00F37FE2" w:rsidRPr="005C4162" w:rsidRDefault="00F37FE2" w:rsidP="00814BAA">
                <w:pPr>
                  <w:pStyle w:val="DNVGL-Signaturesmall"/>
                  <w:rPr>
                    <w:sz w:val="18"/>
                  </w:rPr>
                </w:pPr>
                <w:r>
                  <w:rPr>
                    <w:rStyle w:val="PlaceholderText"/>
                    <w:sz w:val="18"/>
                  </w:rPr>
                  <w:t>[Name]</w:t>
                </w:r>
              </w:p>
            </w:sdtContent>
          </w:sdt>
        </w:tc>
        <w:tc>
          <w:tcPr>
            <w:tcW w:w="1000" w:type="pct"/>
            <w:vMerge/>
          </w:tcPr>
          <w:p w14:paraId="59545660" w14:textId="77777777" w:rsidR="00F37FE2" w:rsidRPr="005C4162" w:rsidRDefault="00F37FE2" w:rsidP="00814BAA">
            <w:pPr>
              <w:pStyle w:val="DNVGL-Signaturesmall"/>
              <w:rPr>
                <w:sz w:val="18"/>
              </w:rPr>
            </w:pPr>
          </w:p>
        </w:tc>
        <w:tc>
          <w:tcPr>
            <w:tcW w:w="2000" w:type="pct"/>
            <w:tcBorders>
              <w:top w:val="single" w:sz="2" w:space="0" w:color="000000"/>
            </w:tcBorders>
          </w:tcPr>
          <w:sdt>
            <w:sdtPr>
              <w:rPr>
                <w:sz w:val="18"/>
              </w:rPr>
              <w:alias w:val="Approved by"/>
              <w:tag w:val="DgApprovedBy01"/>
              <w:id w:val="1997917801"/>
              <w:placeholder>
                <w:docPart w:val="3912B1ED6AB7473CB2F28EAFBEBC99D1"/>
              </w:placeholder>
              <w:showingPlcHdr/>
              <w:dataBinding w:xpath="//Tag[@name='DgApprovedBy01']" w:storeItemID="{9B080735-027D-44B9-A4A0-910DD22B4D04}"/>
              <w:text w:multiLine="1"/>
            </w:sdtPr>
            <w:sdtContent>
              <w:p w14:paraId="1382856F" w14:textId="77777777" w:rsidR="00F37FE2" w:rsidRPr="005C4162" w:rsidRDefault="00F37FE2" w:rsidP="00814BAA">
                <w:pPr>
                  <w:pStyle w:val="DNVGL-Signaturesmall"/>
                  <w:rPr>
                    <w:sz w:val="18"/>
                  </w:rPr>
                </w:pPr>
                <w:r>
                  <w:rPr>
                    <w:rStyle w:val="PlaceholderText"/>
                    <w:sz w:val="18"/>
                  </w:rPr>
                  <w:t>[Name]</w:t>
                </w:r>
              </w:p>
            </w:sdtContent>
          </w:sdt>
          <w:sdt>
            <w:sdtPr>
              <w:rPr>
                <w:sz w:val="18"/>
              </w:rPr>
              <w:alias w:val="Title"/>
              <w:tag w:val="DgApprovedByTitle01"/>
              <w:id w:val="-2050908657"/>
              <w:placeholder>
                <w:docPart w:val="3912B1ED6AB7473CB2F28EAFBEBC99D1"/>
              </w:placeholder>
              <w:showingPlcHdr/>
              <w:dataBinding w:xpath="//Tag[@name='DgApprovedByTitle01']" w:storeItemID="{9B080735-027D-44B9-A4A0-910DD22B4D04}"/>
              <w:text w:multiLine="1"/>
            </w:sdtPr>
            <w:sdtContent>
              <w:p w14:paraId="11459DA9" w14:textId="77777777" w:rsidR="00F37FE2" w:rsidRPr="005C4162" w:rsidRDefault="00F37FE2" w:rsidP="00814BAA">
                <w:pPr>
                  <w:pStyle w:val="DNVGL-Signaturesmall"/>
                  <w:rPr>
                    <w:sz w:val="18"/>
                  </w:rPr>
                </w:pPr>
                <w:r>
                  <w:rPr>
                    <w:rStyle w:val="PlaceholderText"/>
                    <w:sz w:val="18"/>
                  </w:rPr>
                  <w:t>[Name]</w:t>
                </w:r>
              </w:p>
            </w:sdtContent>
          </w:sdt>
        </w:tc>
      </w:tr>
      <w:tr w:rsidR="00F37FE2" w:rsidRPr="00F37FE2" w14:paraId="6CF00A34" w14:textId="77777777" w:rsidTr="00814BAA">
        <w:trPr>
          <w:cantSplit/>
          <w:trHeight w:val="680"/>
        </w:trPr>
        <w:tc>
          <w:tcPr>
            <w:tcW w:w="2000" w:type="pct"/>
            <w:tcMar>
              <w:left w:w="0" w:type="dxa"/>
            </w:tcMar>
          </w:tcPr>
          <w:p w14:paraId="380E662C" w14:textId="77777777" w:rsidR="00F37FE2" w:rsidRPr="00F37FE2" w:rsidRDefault="00F37FE2" w:rsidP="00814BAA">
            <w:pPr>
              <w:pStyle w:val="DNVGL-Signaturesmall"/>
            </w:pPr>
          </w:p>
        </w:tc>
        <w:tc>
          <w:tcPr>
            <w:tcW w:w="1000" w:type="pct"/>
          </w:tcPr>
          <w:p w14:paraId="1B726CDE" w14:textId="77777777" w:rsidR="00F37FE2" w:rsidRPr="00F37FE2" w:rsidRDefault="00F37FE2" w:rsidP="00814BAA">
            <w:pPr>
              <w:pStyle w:val="DNVGL-Signaturesmall"/>
            </w:pPr>
          </w:p>
        </w:tc>
        <w:tc>
          <w:tcPr>
            <w:tcW w:w="2000" w:type="pct"/>
          </w:tcPr>
          <w:p w14:paraId="0FC7540C" w14:textId="77777777" w:rsidR="00F37FE2" w:rsidRPr="00F37FE2" w:rsidRDefault="00F37FE2" w:rsidP="00814BAA">
            <w:pPr>
              <w:pStyle w:val="DNVGL-Signaturesmall"/>
            </w:pPr>
          </w:p>
        </w:tc>
      </w:tr>
    </w:tbl>
    <w:p w14:paraId="4FC44F6C" w14:textId="77777777" w:rsidR="00F37FE2" w:rsidRPr="00F37FE2" w:rsidRDefault="00F37FE2">
      <w:pPr>
        <w:rPr>
          <w:sz w:val="2"/>
        </w:rPr>
      </w:pPr>
      <w:r>
        <w:br w:type="page"/>
      </w:r>
    </w:p>
    <w:p w14:paraId="3927B6AE" w14:textId="77777777" w:rsidR="00F37FE2" w:rsidRPr="00F37FE2" w:rsidRDefault="00F37FE2">
      <w:pPr>
        <w:rPr>
          <w:sz w:val="2"/>
        </w:rPr>
      </w:pPr>
      <w:r>
        <w:rPr>
          <w:sz w:val="2"/>
        </w:rPr>
        <w:lastRenderedPageBreak/>
        <w:t xml:space="preserve"> </w:t>
      </w:r>
    </w:p>
    <w:p w14:paraId="4397FFE3" w14:textId="77777777" w:rsidR="00F37FE2" w:rsidRPr="00F37FE2" w:rsidRDefault="00F37FE2" w:rsidP="00814BAA">
      <w:pPr>
        <w:pStyle w:val="Heading8"/>
      </w:pPr>
      <w:r>
        <w:t>Table of contents</w:t>
      </w:r>
    </w:p>
    <w:p w14:paraId="15A92432" w14:textId="25E390B5" w:rsidR="008C3BDF" w:rsidRDefault="00F37FE2">
      <w:pPr>
        <w:pStyle w:val="TOC1"/>
        <w:rPr>
          <w:ins w:id="14" w:author="Schutte, Peet" w:date="2026-03-20T12:09:00Z" w16du:dateUtc="2026-03-20T11:09:00Z"/>
          <w:rFonts w:asciiTheme="minorHAnsi" w:hAnsiTheme="minorHAnsi" w:cstheme="minorBidi"/>
          <w:caps w:val="0"/>
          <w:kern w:val="2"/>
          <w:sz w:val="24"/>
          <w:szCs w:val="24"/>
          <w:lang w:val="nl-NL" w:eastAsia="nl-NL"/>
          <w14:ligatures w14:val="standardContextual"/>
        </w:rPr>
      </w:pPr>
      <w:r>
        <w:fldChar w:fldCharType="begin"/>
      </w:r>
      <w:r>
        <w:instrText xml:space="preserve"> toc \o "1-2" \n "3-9" </w:instrText>
      </w:r>
      <w:r>
        <w:fldChar w:fldCharType="separate"/>
      </w:r>
      <w:ins w:id="15" w:author="Schutte, Peet" w:date="2026-03-20T12:09:00Z" w16du:dateUtc="2026-03-20T11:09:00Z">
        <w:r w:rsidR="008C3BDF">
          <w:t>1</w:t>
        </w:r>
        <w:r w:rsidR="008C3BDF">
          <w:rPr>
            <w:rFonts w:asciiTheme="minorHAnsi" w:hAnsiTheme="minorHAnsi" w:cstheme="minorBidi"/>
            <w:caps w:val="0"/>
            <w:kern w:val="2"/>
            <w:sz w:val="24"/>
            <w:szCs w:val="24"/>
            <w:lang w:val="nl-NL" w:eastAsia="nl-NL"/>
            <w14:ligatures w14:val="standardContextual"/>
          </w:rPr>
          <w:tab/>
        </w:r>
        <w:r w:rsidR="008C3BDF">
          <w:t>Introduction</w:t>
        </w:r>
        <w:r w:rsidR="008C3BDF">
          <w:tab/>
        </w:r>
        <w:r w:rsidR="008C3BDF">
          <w:fldChar w:fldCharType="begin"/>
        </w:r>
        <w:r w:rsidR="008C3BDF">
          <w:instrText xml:space="preserve"> PAGEREF _Toc224900972 \h </w:instrText>
        </w:r>
        <w:r w:rsidR="008C3BDF">
          <w:fldChar w:fldCharType="separate"/>
        </w:r>
        <w:r w:rsidR="008C3BDF">
          <w:t>1</w:t>
        </w:r>
        <w:r w:rsidR="008C3BDF">
          <w:fldChar w:fldCharType="end"/>
        </w:r>
      </w:ins>
    </w:p>
    <w:p w14:paraId="14DE46B1" w14:textId="17170F5A" w:rsidR="008C3BDF" w:rsidRDefault="008C3BDF">
      <w:pPr>
        <w:pStyle w:val="TOC1"/>
        <w:rPr>
          <w:ins w:id="16" w:author="Schutte, Peet" w:date="2026-03-20T12:09:00Z" w16du:dateUtc="2026-03-20T11:09:00Z"/>
          <w:rFonts w:asciiTheme="minorHAnsi" w:hAnsiTheme="minorHAnsi" w:cstheme="minorBidi"/>
          <w:caps w:val="0"/>
          <w:kern w:val="2"/>
          <w:sz w:val="24"/>
          <w:szCs w:val="24"/>
          <w:lang w:val="nl-NL" w:eastAsia="nl-NL"/>
          <w14:ligatures w14:val="standardContextual"/>
        </w:rPr>
      </w:pPr>
      <w:ins w:id="17" w:author="Schutte, Peet" w:date="2026-03-20T12:09:00Z" w16du:dateUtc="2026-03-20T11:09:00Z">
        <w:r>
          <w:t>2</w:t>
        </w:r>
        <w:r>
          <w:rPr>
            <w:rFonts w:asciiTheme="minorHAnsi" w:hAnsiTheme="minorHAnsi" w:cstheme="minorBidi"/>
            <w:caps w:val="0"/>
            <w:kern w:val="2"/>
            <w:sz w:val="24"/>
            <w:szCs w:val="24"/>
            <w:lang w:val="nl-NL" w:eastAsia="nl-NL"/>
            <w14:ligatures w14:val="standardContextual"/>
          </w:rPr>
          <w:tab/>
        </w:r>
        <w:r>
          <w:t>The DNV proposed solution</w:t>
        </w:r>
        <w:r>
          <w:tab/>
        </w:r>
        <w:r>
          <w:fldChar w:fldCharType="begin"/>
        </w:r>
        <w:r>
          <w:instrText xml:space="preserve"> PAGEREF _Toc224900973 \h </w:instrText>
        </w:r>
        <w:r>
          <w:fldChar w:fldCharType="separate"/>
        </w:r>
        <w:r>
          <w:t>2</w:t>
        </w:r>
        <w:r>
          <w:fldChar w:fldCharType="end"/>
        </w:r>
      </w:ins>
    </w:p>
    <w:p w14:paraId="2E4AB471" w14:textId="31B62032" w:rsidR="008C3BDF" w:rsidRDefault="008C3BDF">
      <w:pPr>
        <w:pStyle w:val="TOC2"/>
        <w:rPr>
          <w:ins w:id="18" w:author="Schutte, Peet" w:date="2026-03-20T12:09:00Z" w16du:dateUtc="2026-03-20T11:09:00Z"/>
          <w:rFonts w:asciiTheme="minorHAnsi" w:hAnsiTheme="minorHAnsi" w:cstheme="minorBidi"/>
          <w:kern w:val="2"/>
          <w:sz w:val="24"/>
          <w:szCs w:val="24"/>
          <w:lang w:val="nl-NL" w:eastAsia="nl-NL"/>
          <w14:ligatures w14:val="standardContextual"/>
        </w:rPr>
      </w:pPr>
      <w:ins w:id="19" w:author="Schutte, Peet" w:date="2026-03-20T12:09:00Z" w16du:dateUtc="2026-03-20T11:09:00Z">
        <w:r>
          <w:t>2.1</w:t>
        </w:r>
        <w:r>
          <w:rPr>
            <w:rFonts w:asciiTheme="minorHAnsi" w:hAnsiTheme="minorHAnsi" w:cstheme="minorBidi"/>
            <w:kern w:val="2"/>
            <w:sz w:val="24"/>
            <w:szCs w:val="24"/>
            <w:lang w:val="nl-NL" w:eastAsia="nl-NL"/>
            <w14:ligatures w14:val="standardContextual"/>
          </w:rPr>
          <w:tab/>
        </w:r>
        <w:r>
          <w:t>Approach</w:t>
        </w:r>
        <w:r>
          <w:tab/>
        </w:r>
        <w:r>
          <w:fldChar w:fldCharType="begin"/>
        </w:r>
        <w:r>
          <w:instrText xml:space="preserve"> PAGEREF _Toc224900974 \h </w:instrText>
        </w:r>
        <w:r>
          <w:fldChar w:fldCharType="separate"/>
        </w:r>
        <w:r>
          <w:t>2</w:t>
        </w:r>
        <w:r>
          <w:fldChar w:fldCharType="end"/>
        </w:r>
      </w:ins>
    </w:p>
    <w:p w14:paraId="02F9191D" w14:textId="54456E5A" w:rsidR="008C3BDF" w:rsidRDefault="008C3BDF">
      <w:pPr>
        <w:pStyle w:val="TOC2"/>
        <w:rPr>
          <w:ins w:id="20" w:author="Schutte, Peet" w:date="2026-03-20T12:09:00Z" w16du:dateUtc="2026-03-20T11:09:00Z"/>
          <w:rFonts w:asciiTheme="minorHAnsi" w:hAnsiTheme="minorHAnsi" w:cstheme="minorBidi"/>
          <w:kern w:val="2"/>
          <w:sz w:val="24"/>
          <w:szCs w:val="24"/>
          <w:lang w:val="nl-NL" w:eastAsia="nl-NL"/>
          <w14:ligatures w14:val="standardContextual"/>
        </w:rPr>
      </w:pPr>
      <w:ins w:id="21" w:author="Schutte, Peet" w:date="2026-03-20T12:09:00Z" w16du:dateUtc="2026-03-20T11:09:00Z">
        <w:r>
          <w:t>2.2</w:t>
        </w:r>
        <w:r>
          <w:rPr>
            <w:rFonts w:asciiTheme="minorHAnsi" w:hAnsiTheme="minorHAnsi" w:cstheme="minorBidi"/>
            <w:kern w:val="2"/>
            <w:sz w:val="24"/>
            <w:szCs w:val="24"/>
            <w:lang w:val="nl-NL" w:eastAsia="nl-NL"/>
            <w14:ligatures w14:val="standardContextual"/>
          </w:rPr>
          <w:tab/>
        </w:r>
        <w:r>
          <w:t>Deliverables</w:t>
        </w:r>
        <w:r>
          <w:tab/>
        </w:r>
        <w:r>
          <w:fldChar w:fldCharType="begin"/>
        </w:r>
        <w:r>
          <w:instrText xml:space="preserve"> PAGEREF _Toc224900975 \h </w:instrText>
        </w:r>
        <w:r>
          <w:fldChar w:fldCharType="separate"/>
        </w:r>
        <w:r>
          <w:t>2</w:t>
        </w:r>
        <w:r>
          <w:fldChar w:fldCharType="end"/>
        </w:r>
      </w:ins>
    </w:p>
    <w:p w14:paraId="29451AA5" w14:textId="5E96EE41" w:rsidR="008C3BDF" w:rsidRPr="008C3BDF" w:rsidRDefault="008C3BDF">
      <w:pPr>
        <w:pStyle w:val="TOC2"/>
        <w:rPr>
          <w:ins w:id="22" w:author="Schutte, Peet" w:date="2026-03-20T12:09:00Z" w16du:dateUtc="2026-03-20T11:09:00Z"/>
          <w:rFonts w:asciiTheme="minorHAnsi" w:hAnsiTheme="minorHAnsi" w:cstheme="minorBidi"/>
          <w:kern w:val="2"/>
          <w:sz w:val="24"/>
          <w:szCs w:val="24"/>
          <w:lang w:val="en-US" w:eastAsia="nl-NL"/>
          <w14:ligatures w14:val="standardContextual"/>
          <w:rPrChange w:id="23" w:author="Schutte, Peet" w:date="2026-03-20T12:09:00Z" w16du:dateUtc="2026-03-20T11:09:00Z">
            <w:rPr>
              <w:ins w:id="24" w:author="Schutte, Peet" w:date="2026-03-20T12:09:00Z" w16du:dateUtc="2026-03-20T11:09:00Z"/>
              <w:rFonts w:asciiTheme="minorHAnsi" w:hAnsiTheme="minorHAnsi" w:cstheme="minorBidi"/>
              <w:kern w:val="2"/>
              <w:sz w:val="24"/>
              <w:szCs w:val="24"/>
              <w:lang w:val="nl-NL" w:eastAsia="nl-NL"/>
              <w14:ligatures w14:val="standardContextual"/>
            </w:rPr>
          </w:rPrChange>
        </w:rPr>
      </w:pPr>
      <w:ins w:id="25" w:author="Schutte, Peet" w:date="2026-03-20T12:09:00Z" w16du:dateUtc="2026-03-20T11:09:00Z">
        <w:r>
          <w:t>2.3</w:t>
        </w:r>
        <w:r w:rsidRPr="008C3BDF">
          <w:rPr>
            <w:rFonts w:asciiTheme="minorHAnsi" w:hAnsiTheme="minorHAnsi" w:cstheme="minorBidi"/>
            <w:kern w:val="2"/>
            <w:sz w:val="24"/>
            <w:szCs w:val="24"/>
            <w:lang w:val="en-US" w:eastAsia="nl-NL"/>
            <w14:ligatures w14:val="standardContextual"/>
            <w:rPrChange w:id="26" w:author="Schutte, Peet" w:date="2026-03-20T12:09:00Z" w16du:dateUtc="2026-03-20T11:09:00Z">
              <w:rPr>
                <w:rFonts w:asciiTheme="minorHAnsi" w:hAnsiTheme="minorHAnsi" w:cstheme="minorBidi"/>
                <w:kern w:val="2"/>
                <w:sz w:val="24"/>
                <w:szCs w:val="24"/>
                <w:lang w:val="nl-NL" w:eastAsia="nl-NL"/>
                <w14:ligatures w14:val="standardContextual"/>
              </w:rPr>
            </w:rPrChange>
          </w:rPr>
          <w:tab/>
        </w:r>
        <w:r>
          <w:t>Alternative and/or optional work</w:t>
        </w:r>
        <w:r>
          <w:tab/>
        </w:r>
        <w:r>
          <w:fldChar w:fldCharType="begin"/>
        </w:r>
        <w:r>
          <w:instrText xml:space="preserve"> PAGEREF _Toc224900976 \h </w:instrText>
        </w:r>
        <w:r>
          <w:fldChar w:fldCharType="separate"/>
        </w:r>
        <w:r>
          <w:t>2</w:t>
        </w:r>
        <w:r>
          <w:fldChar w:fldCharType="end"/>
        </w:r>
      </w:ins>
    </w:p>
    <w:p w14:paraId="5B1BECC1" w14:textId="137AAFB8" w:rsidR="008C3BDF" w:rsidRPr="008C3BDF" w:rsidRDefault="008C3BDF">
      <w:pPr>
        <w:pStyle w:val="TOC1"/>
        <w:rPr>
          <w:ins w:id="27" w:author="Schutte, Peet" w:date="2026-03-20T12:09:00Z" w16du:dateUtc="2026-03-20T11:09:00Z"/>
          <w:rFonts w:asciiTheme="minorHAnsi" w:hAnsiTheme="minorHAnsi" w:cstheme="minorBidi"/>
          <w:caps w:val="0"/>
          <w:kern w:val="2"/>
          <w:sz w:val="24"/>
          <w:szCs w:val="24"/>
          <w:lang w:val="en-US" w:eastAsia="nl-NL"/>
          <w14:ligatures w14:val="standardContextual"/>
          <w:rPrChange w:id="28" w:author="Schutte, Peet" w:date="2026-03-20T12:09:00Z" w16du:dateUtc="2026-03-20T11:09:00Z">
            <w:rPr>
              <w:ins w:id="29" w:author="Schutte, Peet" w:date="2026-03-20T12:09:00Z" w16du:dateUtc="2026-03-20T11:09:00Z"/>
              <w:rFonts w:asciiTheme="minorHAnsi" w:hAnsiTheme="minorHAnsi" w:cstheme="minorBidi"/>
              <w:caps w:val="0"/>
              <w:kern w:val="2"/>
              <w:sz w:val="24"/>
              <w:szCs w:val="24"/>
              <w:lang w:val="nl-NL" w:eastAsia="nl-NL"/>
              <w14:ligatures w14:val="standardContextual"/>
            </w:rPr>
          </w:rPrChange>
        </w:rPr>
      </w:pPr>
      <w:ins w:id="30" w:author="Schutte, Peet" w:date="2026-03-20T12:09:00Z" w16du:dateUtc="2026-03-20T11:09:00Z">
        <w:r>
          <w:t>3</w:t>
        </w:r>
        <w:r w:rsidRPr="008C3BDF">
          <w:rPr>
            <w:rFonts w:asciiTheme="minorHAnsi" w:hAnsiTheme="minorHAnsi" w:cstheme="minorBidi"/>
            <w:caps w:val="0"/>
            <w:kern w:val="2"/>
            <w:sz w:val="24"/>
            <w:szCs w:val="24"/>
            <w:lang w:val="en-US" w:eastAsia="nl-NL"/>
            <w14:ligatures w14:val="standardContextual"/>
            <w:rPrChange w:id="31" w:author="Schutte, Peet" w:date="2026-03-20T12:09:00Z" w16du:dateUtc="2026-03-20T11:09:00Z">
              <w:rPr>
                <w:rFonts w:asciiTheme="minorHAnsi" w:hAnsiTheme="minorHAnsi" w:cstheme="minorBidi"/>
                <w:caps w:val="0"/>
                <w:kern w:val="2"/>
                <w:sz w:val="24"/>
                <w:szCs w:val="24"/>
                <w:lang w:val="nl-NL" w:eastAsia="nl-NL"/>
                <w14:ligatures w14:val="standardContextual"/>
              </w:rPr>
            </w:rPrChange>
          </w:rPr>
          <w:tab/>
        </w:r>
        <w:r>
          <w:t>Scope of work</w:t>
        </w:r>
        <w:r>
          <w:tab/>
        </w:r>
        <w:r>
          <w:fldChar w:fldCharType="begin"/>
        </w:r>
        <w:r>
          <w:instrText xml:space="preserve"> PAGEREF _Toc224900977 \h </w:instrText>
        </w:r>
        <w:r>
          <w:fldChar w:fldCharType="separate"/>
        </w:r>
        <w:r>
          <w:t>3</w:t>
        </w:r>
        <w:r>
          <w:fldChar w:fldCharType="end"/>
        </w:r>
      </w:ins>
    </w:p>
    <w:p w14:paraId="59569D86" w14:textId="61999C7D" w:rsidR="008C3BDF" w:rsidRPr="008C3BDF" w:rsidRDefault="008C3BDF">
      <w:pPr>
        <w:pStyle w:val="TOC1"/>
        <w:rPr>
          <w:ins w:id="32" w:author="Schutte, Peet" w:date="2026-03-20T12:09:00Z" w16du:dateUtc="2026-03-20T11:09:00Z"/>
          <w:rFonts w:asciiTheme="minorHAnsi" w:hAnsiTheme="minorHAnsi" w:cstheme="minorBidi"/>
          <w:caps w:val="0"/>
          <w:kern w:val="2"/>
          <w:sz w:val="24"/>
          <w:szCs w:val="24"/>
          <w:lang w:val="en-US" w:eastAsia="nl-NL"/>
          <w14:ligatures w14:val="standardContextual"/>
          <w:rPrChange w:id="33" w:author="Schutte, Peet" w:date="2026-03-20T12:09:00Z" w16du:dateUtc="2026-03-20T11:09:00Z">
            <w:rPr>
              <w:ins w:id="34" w:author="Schutte, Peet" w:date="2026-03-20T12:09:00Z" w16du:dateUtc="2026-03-20T11:09:00Z"/>
              <w:rFonts w:asciiTheme="minorHAnsi" w:hAnsiTheme="minorHAnsi" w:cstheme="minorBidi"/>
              <w:caps w:val="0"/>
              <w:kern w:val="2"/>
              <w:sz w:val="24"/>
              <w:szCs w:val="24"/>
              <w:lang w:val="nl-NL" w:eastAsia="nl-NL"/>
              <w14:ligatures w14:val="standardContextual"/>
            </w:rPr>
          </w:rPrChange>
        </w:rPr>
      </w:pPr>
      <w:ins w:id="35" w:author="Schutte, Peet" w:date="2026-03-20T12:09:00Z" w16du:dateUtc="2026-03-20T11:09:00Z">
        <w:r>
          <w:t>4</w:t>
        </w:r>
        <w:r w:rsidRPr="008C3BDF">
          <w:rPr>
            <w:rFonts w:asciiTheme="minorHAnsi" w:hAnsiTheme="minorHAnsi" w:cstheme="minorBidi"/>
            <w:caps w:val="0"/>
            <w:kern w:val="2"/>
            <w:sz w:val="24"/>
            <w:szCs w:val="24"/>
            <w:lang w:val="en-US" w:eastAsia="nl-NL"/>
            <w14:ligatures w14:val="standardContextual"/>
            <w:rPrChange w:id="36" w:author="Schutte, Peet" w:date="2026-03-20T12:09:00Z" w16du:dateUtc="2026-03-20T11:09:00Z">
              <w:rPr>
                <w:rFonts w:asciiTheme="minorHAnsi" w:hAnsiTheme="minorHAnsi" w:cstheme="minorBidi"/>
                <w:caps w:val="0"/>
                <w:kern w:val="2"/>
                <w:sz w:val="24"/>
                <w:szCs w:val="24"/>
                <w:lang w:val="nl-NL" w:eastAsia="nl-NL"/>
                <w14:ligatures w14:val="standardContextual"/>
              </w:rPr>
            </w:rPrChange>
          </w:rPr>
          <w:tab/>
        </w:r>
        <w:r>
          <w:t>Schedule</w:t>
        </w:r>
        <w:r>
          <w:tab/>
        </w:r>
        <w:r>
          <w:fldChar w:fldCharType="begin"/>
        </w:r>
        <w:r>
          <w:instrText xml:space="preserve"> PAGEREF _Toc224900978 \h </w:instrText>
        </w:r>
        <w:r>
          <w:fldChar w:fldCharType="separate"/>
        </w:r>
        <w:r>
          <w:t>4</w:t>
        </w:r>
        <w:r>
          <w:fldChar w:fldCharType="end"/>
        </w:r>
      </w:ins>
    </w:p>
    <w:p w14:paraId="6AE60FB8" w14:textId="13556759" w:rsidR="008C3BDF" w:rsidRPr="008C3BDF" w:rsidRDefault="008C3BDF">
      <w:pPr>
        <w:pStyle w:val="TOC1"/>
        <w:rPr>
          <w:ins w:id="37" w:author="Schutte, Peet" w:date="2026-03-20T12:09:00Z" w16du:dateUtc="2026-03-20T11:09:00Z"/>
          <w:rFonts w:asciiTheme="minorHAnsi" w:hAnsiTheme="minorHAnsi" w:cstheme="minorBidi"/>
          <w:caps w:val="0"/>
          <w:kern w:val="2"/>
          <w:sz w:val="24"/>
          <w:szCs w:val="24"/>
          <w:lang w:val="en-US" w:eastAsia="nl-NL"/>
          <w14:ligatures w14:val="standardContextual"/>
          <w:rPrChange w:id="38" w:author="Schutte, Peet" w:date="2026-03-20T12:09:00Z" w16du:dateUtc="2026-03-20T11:09:00Z">
            <w:rPr>
              <w:ins w:id="39" w:author="Schutte, Peet" w:date="2026-03-20T12:09:00Z" w16du:dateUtc="2026-03-20T11:09:00Z"/>
              <w:rFonts w:asciiTheme="minorHAnsi" w:hAnsiTheme="minorHAnsi" w:cstheme="minorBidi"/>
              <w:caps w:val="0"/>
              <w:kern w:val="2"/>
              <w:sz w:val="24"/>
              <w:szCs w:val="24"/>
              <w:lang w:val="nl-NL" w:eastAsia="nl-NL"/>
              <w14:ligatures w14:val="standardContextual"/>
            </w:rPr>
          </w:rPrChange>
        </w:rPr>
      </w:pPr>
      <w:ins w:id="40" w:author="Schutte, Peet" w:date="2026-03-20T12:09:00Z" w16du:dateUtc="2026-03-20T11:09:00Z">
        <w:r>
          <w:t>5</w:t>
        </w:r>
        <w:r w:rsidRPr="008C3BDF">
          <w:rPr>
            <w:rFonts w:asciiTheme="minorHAnsi" w:hAnsiTheme="minorHAnsi" w:cstheme="minorBidi"/>
            <w:caps w:val="0"/>
            <w:kern w:val="2"/>
            <w:sz w:val="24"/>
            <w:szCs w:val="24"/>
            <w:lang w:val="en-US" w:eastAsia="nl-NL"/>
            <w14:ligatures w14:val="standardContextual"/>
            <w:rPrChange w:id="41" w:author="Schutte, Peet" w:date="2026-03-20T12:09:00Z" w16du:dateUtc="2026-03-20T11:09:00Z">
              <w:rPr>
                <w:rFonts w:asciiTheme="minorHAnsi" w:hAnsiTheme="minorHAnsi" w:cstheme="minorBidi"/>
                <w:caps w:val="0"/>
                <w:kern w:val="2"/>
                <w:sz w:val="24"/>
                <w:szCs w:val="24"/>
                <w:lang w:val="nl-NL" w:eastAsia="nl-NL"/>
                <w14:ligatures w14:val="standardContextual"/>
              </w:rPr>
            </w:rPrChange>
          </w:rPr>
          <w:tab/>
        </w:r>
        <w:r>
          <w:t>Compensation</w:t>
        </w:r>
        <w:r>
          <w:tab/>
        </w:r>
        <w:r>
          <w:fldChar w:fldCharType="begin"/>
        </w:r>
        <w:r>
          <w:instrText xml:space="preserve"> PAGEREF _Toc224900979 \h </w:instrText>
        </w:r>
        <w:r>
          <w:fldChar w:fldCharType="separate"/>
        </w:r>
        <w:r>
          <w:t>5</w:t>
        </w:r>
        <w:r>
          <w:fldChar w:fldCharType="end"/>
        </w:r>
      </w:ins>
    </w:p>
    <w:p w14:paraId="16F5F138" w14:textId="660A0F9E" w:rsidR="008C3BDF" w:rsidRPr="008C3BDF" w:rsidRDefault="008C3BDF">
      <w:pPr>
        <w:pStyle w:val="TOC2"/>
        <w:rPr>
          <w:ins w:id="42" w:author="Schutte, Peet" w:date="2026-03-20T12:09:00Z" w16du:dateUtc="2026-03-20T11:09:00Z"/>
          <w:rFonts w:asciiTheme="minorHAnsi" w:hAnsiTheme="minorHAnsi" w:cstheme="minorBidi"/>
          <w:kern w:val="2"/>
          <w:sz w:val="24"/>
          <w:szCs w:val="24"/>
          <w:lang w:val="en-US" w:eastAsia="nl-NL"/>
          <w14:ligatures w14:val="standardContextual"/>
          <w:rPrChange w:id="43" w:author="Schutte, Peet" w:date="2026-03-20T12:09:00Z" w16du:dateUtc="2026-03-20T11:09:00Z">
            <w:rPr>
              <w:ins w:id="44" w:author="Schutte, Peet" w:date="2026-03-20T12:09:00Z" w16du:dateUtc="2026-03-20T11:09:00Z"/>
              <w:rFonts w:asciiTheme="minorHAnsi" w:hAnsiTheme="minorHAnsi" w:cstheme="minorBidi"/>
              <w:kern w:val="2"/>
              <w:sz w:val="24"/>
              <w:szCs w:val="24"/>
              <w:lang w:val="nl-NL" w:eastAsia="nl-NL"/>
              <w14:ligatures w14:val="standardContextual"/>
            </w:rPr>
          </w:rPrChange>
        </w:rPr>
      </w:pPr>
      <w:ins w:id="45" w:author="Schutte, Peet" w:date="2026-03-20T12:09:00Z" w16du:dateUtc="2026-03-20T11:09:00Z">
        <w:r>
          <w:t>5.1</w:t>
        </w:r>
        <w:r w:rsidRPr="008C3BDF">
          <w:rPr>
            <w:rFonts w:asciiTheme="minorHAnsi" w:hAnsiTheme="minorHAnsi" w:cstheme="minorBidi"/>
            <w:kern w:val="2"/>
            <w:sz w:val="24"/>
            <w:szCs w:val="24"/>
            <w:lang w:val="en-US" w:eastAsia="nl-NL"/>
            <w14:ligatures w14:val="standardContextual"/>
            <w:rPrChange w:id="46" w:author="Schutte, Peet" w:date="2026-03-20T12:09:00Z" w16du:dateUtc="2026-03-20T11:09:00Z">
              <w:rPr>
                <w:rFonts w:asciiTheme="minorHAnsi" w:hAnsiTheme="minorHAnsi" w:cstheme="minorBidi"/>
                <w:kern w:val="2"/>
                <w:sz w:val="24"/>
                <w:szCs w:val="24"/>
                <w:lang w:val="nl-NL" w:eastAsia="nl-NL"/>
                <w14:ligatures w14:val="standardContextual"/>
              </w:rPr>
            </w:rPrChange>
          </w:rPr>
          <w:tab/>
        </w:r>
        <w:r>
          <w:t>General</w:t>
        </w:r>
        <w:r>
          <w:tab/>
        </w:r>
        <w:r>
          <w:fldChar w:fldCharType="begin"/>
        </w:r>
        <w:r>
          <w:instrText xml:space="preserve"> PAGEREF _Toc224900980 \h </w:instrText>
        </w:r>
        <w:r>
          <w:fldChar w:fldCharType="separate"/>
        </w:r>
        <w:r>
          <w:t>5</w:t>
        </w:r>
        <w:r>
          <w:fldChar w:fldCharType="end"/>
        </w:r>
      </w:ins>
    </w:p>
    <w:p w14:paraId="7433B00E" w14:textId="230F7D49" w:rsidR="008C3BDF" w:rsidRPr="008C3BDF" w:rsidRDefault="008C3BDF">
      <w:pPr>
        <w:pStyle w:val="TOC2"/>
        <w:rPr>
          <w:ins w:id="47" w:author="Schutte, Peet" w:date="2026-03-20T12:09:00Z" w16du:dateUtc="2026-03-20T11:09:00Z"/>
          <w:rFonts w:asciiTheme="minorHAnsi" w:hAnsiTheme="minorHAnsi" w:cstheme="minorBidi"/>
          <w:kern w:val="2"/>
          <w:sz w:val="24"/>
          <w:szCs w:val="24"/>
          <w:lang w:val="en-US" w:eastAsia="nl-NL"/>
          <w14:ligatures w14:val="standardContextual"/>
          <w:rPrChange w:id="48" w:author="Schutte, Peet" w:date="2026-03-20T12:09:00Z" w16du:dateUtc="2026-03-20T11:09:00Z">
            <w:rPr>
              <w:ins w:id="49" w:author="Schutte, Peet" w:date="2026-03-20T12:09:00Z" w16du:dateUtc="2026-03-20T11:09:00Z"/>
              <w:rFonts w:asciiTheme="minorHAnsi" w:hAnsiTheme="minorHAnsi" w:cstheme="minorBidi"/>
              <w:kern w:val="2"/>
              <w:sz w:val="24"/>
              <w:szCs w:val="24"/>
              <w:lang w:val="nl-NL" w:eastAsia="nl-NL"/>
              <w14:ligatures w14:val="standardContextual"/>
            </w:rPr>
          </w:rPrChange>
        </w:rPr>
      </w:pPr>
      <w:ins w:id="50" w:author="Schutte, Peet" w:date="2026-03-20T12:09:00Z" w16du:dateUtc="2026-03-20T11:09:00Z">
        <w:r>
          <w:t>5.2</w:t>
        </w:r>
        <w:r w:rsidRPr="008C3BDF">
          <w:rPr>
            <w:rFonts w:asciiTheme="minorHAnsi" w:hAnsiTheme="minorHAnsi" w:cstheme="minorBidi"/>
            <w:kern w:val="2"/>
            <w:sz w:val="24"/>
            <w:szCs w:val="24"/>
            <w:lang w:val="en-US" w:eastAsia="nl-NL"/>
            <w14:ligatures w14:val="standardContextual"/>
            <w:rPrChange w:id="51" w:author="Schutte, Peet" w:date="2026-03-20T12:09:00Z" w16du:dateUtc="2026-03-20T11:09:00Z">
              <w:rPr>
                <w:rFonts w:asciiTheme="minorHAnsi" w:hAnsiTheme="minorHAnsi" w:cstheme="minorBidi"/>
                <w:kern w:val="2"/>
                <w:sz w:val="24"/>
                <w:szCs w:val="24"/>
                <w:lang w:val="nl-NL" w:eastAsia="nl-NL"/>
                <w14:ligatures w14:val="standardContextual"/>
              </w:rPr>
            </w:rPrChange>
          </w:rPr>
          <w:tab/>
        </w:r>
        <w:r>
          <w:t>Lump sums</w:t>
        </w:r>
        <w:r>
          <w:tab/>
        </w:r>
        <w:r>
          <w:fldChar w:fldCharType="begin"/>
        </w:r>
        <w:r>
          <w:instrText xml:space="preserve"> PAGEREF _Toc224900981 \h </w:instrText>
        </w:r>
        <w:r>
          <w:fldChar w:fldCharType="separate"/>
        </w:r>
        <w:r>
          <w:t>5</w:t>
        </w:r>
        <w:r>
          <w:fldChar w:fldCharType="end"/>
        </w:r>
      </w:ins>
    </w:p>
    <w:p w14:paraId="7DF60A8F" w14:textId="3224D981" w:rsidR="008C3BDF" w:rsidRPr="008C3BDF" w:rsidRDefault="008C3BDF">
      <w:pPr>
        <w:pStyle w:val="TOC2"/>
        <w:rPr>
          <w:ins w:id="52" w:author="Schutte, Peet" w:date="2026-03-20T12:09:00Z" w16du:dateUtc="2026-03-20T11:09:00Z"/>
          <w:rFonts w:asciiTheme="minorHAnsi" w:hAnsiTheme="minorHAnsi" w:cstheme="minorBidi"/>
          <w:kern w:val="2"/>
          <w:sz w:val="24"/>
          <w:szCs w:val="24"/>
          <w:lang w:val="en-US" w:eastAsia="nl-NL"/>
          <w14:ligatures w14:val="standardContextual"/>
          <w:rPrChange w:id="53" w:author="Schutte, Peet" w:date="2026-03-20T12:09:00Z" w16du:dateUtc="2026-03-20T11:09:00Z">
            <w:rPr>
              <w:ins w:id="54" w:author="Schutte, Peet" w:date="2026-03-20T12:09:00Z" w16du:dateUtc="2026-03-20T11:09:00Z"/>
              <w:rFonts w:asciiTheme="minorHAnsi" w:hAnsiTheme="minorHAnsi" w:cstheme="minorBidi"/>
              <w:kern w:val="2"/>
              <w:sz w:val="24"/>
              <w:szCs w:val="24"/>
              <w:lang w:val="nl-NL" w:eastAsia="nl-NL"/>
              <w14:ligatures w14:val="standardContextual"/>
            </w:rPr>
          </w:rPrChange>
        </w:rPr>
      </w:pPr>
      <w:ins w:id="55" w:author="Schutte, Peet" w:date="2026-03-20T12:09:00Z" w16du:dateUtc="2026-03-20T11:09:00Z">
        <w:r>
          <w:t>5.3</w:t>
        </w:r>
        <w:r w:rsidRPr="008C3BDF">
          <w:rPr>
            <w:rFonts w:asciiTheme="minorHAnsi" w:hAnsiTheme="minorHAnsi" w:cstheme="minorBidi"/>
            <w:kern w:val="2"/>
            <w:sz w:val="24"/>
            <w:szCs w:val="24"/>
            <w:lang w:val="en-US" w:eastAsia="nl-NL"/>
            <w14:ligatures w14:val="standardContextual"/>
            <w:rPrChange w:id="56" w:author="Schutte, Peet" w:date="2026-03-20T12:09:00Z" w16du:dateUtc="2026-03-20T11:09:00Z">
              <w:rPr>
                <w:rFonts w:asciiTheme="minorHAnsi" w:hAnsiTheme="minorHAnsi" w:cstheme="minorBidi"/>
                <w:kern w:val="2"/>
                <w:sz w:val="24"/>
                <w:szCs w:val="24"/>
                <w:lang w:val="nl-NL" w:eastAsia="nl-NL"/>
                <w14:ligatures w14:val="standardContextual"/>
              </w:rPr>
            </w:rPrChange>
          </w:rPr>
          <w:tab/>
        </w:r>
        <w:r>
          <w:t>Rates and Expenses</w:t>
        </w:r>
        <w:r>
          <w:tab/>
        </w:r>
        <w:r>
          <w:fldChar w:fldCharType="begin"/>
        </w:r>
        <w:r>
          <w:instrText xml:space="preserve"> PAGEREF _Toc224900982 \h </w:instrText>
        </w:r>
        <w:r>
          <w:fldChar w:fldCharType="separate"/>
        </w:r>
        <w:r>
          <w:t>5</w:t>
        </w:r>
        <w:r>
          <w:fldChar w:fldCharType="end"/>
        </w:r>
      </w:ins>
    </w:p>
    <w:p w14:paraId="63000B5B" w14:textId="338B67B3" w:rsidR="008C3BDF" w:rsidRPr="008C3BDF" w:rsidRDefault="008C3BDF">
      <w:pPr>
        <w:pStyle w:val="TOC2"/>
        <w:rPr>
          <w:ins w:id="57" w:author="Schutte, Peet" w:date="2026-03-20T12:09:00Z" w16du:dateUtc="2026-03-20T11:09:00Z"/>
          <w:rFonts w:asciiTheme="minorHAnsi" w:hAnsiTheme="minorHAnsi" w:cstheme="minorBidi"/>
          <w:kern w:val="2"/>
          <w:sz w:val="24"/>
          <w:szCs w:val="24"/>
          <w:lang w:val="en-US" w:eastAsia="nl-NL"/>
          <w14:ligatures w14:val="standardContextual"/>
          <w:rPrChange w:id="58" w:author="Schutte, Peet" w:date="2026-03-20T12:09:00Z" w16du:dateUtc="2026-03-20T11:09:00Z">
            <w:rPr>
              <w:ins w:id="59" w:author="Schutte, Peet" w:date="2026-03-20T12:09:00Z" w16du:dateUtc="2026-03-20T11:09:00Z"/>
              <w:rFonts w:asciiTheme="minorHAnsi" w:hAnsiTheme="minorHAnsi" w:cstheme="minorBidi"/>
              <w:kern w:val="2"/>
              <w:sz w:val="24"/>
              <w:szCs w:val="24"/>
              <w:lang w:val="nl-NL" w:eastAsia="nl-NL"/>
              <w14:ligatures w14:val="standardContextual"/>
            </w:rPr>
          </w:rPrChange>
        </w:rPr>
      </w:pPr>
      <w:ins w:id="60" w:author="Schutte, Peet" w:date="2026-03-20T12:09:00Z" w16du:dateUtc="2026-03-20T11:09:00Z">
        <w:r>
          <w:t>5.4</w:t>
        </w:r>
        <w:r w:rsidRPr="008C3BDF">
          <w:rPr>
            <w:rFonts w:asciiTheme="minorHAnsi" w:hAnsiTheme="minorHAnsi" w:cstheme="minorBidi"/>
            <w:kern w:val="2"/>
            <w:sz w:val="24"/>
            <w:szCs w:val="24"/>
            <w:lang w:val="en-US" w:eastAsia="nl-NL"/>
            <w14:ligatures w14:val="standardContextual"/>
            <w:rPrChange w:id="61" w:author="Schutte, Peet" w:date="2026-03-20T12:09:00Z" w16du:dateUtc="2026-03-20T11:09:00Z">
              <w:rPr>
                <w:rFonts w:asciiTheme="minorHAnsi" w:hAnsiTheme="minorHAnsi" w:cstheme="minorBidi"/>
                <w:kern w:val="2"/>
                <w:sz w:val="24"/>
                <w:szCs w:val="24"/>
                <w:lang w:val="nl-NL" w:eastAsia="nl-NL"/>
                <w14:ligatures w14:val="standardContextual"/>
              </w:rPr>
            </w:rPrChange>
          </w:rPr>
          <w:tab/>
        </w:r>
        <w:r>
          <w:t>Budget</w:t>
        </w:r>
        <w:r>
          <w:tab/>
        </w:r>
        <w:r>
          <w:fldChar w:fldCharType="begin"/>
        </w:r>
        <w:r>
          <w:instrText xml:space="preserve"> PAGEREF _Toc224900983 \h </w:instrText>
        </w:r>
        <w:r>
          <w:fldChar w:fldCharType="separate"/>
        </w:r>
        <w:r>
          <w:t>5</w:t>
        </w:r>
        <w:r>
          <w:fldChar w:fldCharType="end"/>
        </w:r>
      </w:ins>
    </w:p>
    <w:p w14:paraId="13C08232" w14:textId="144BC31D" w:rsidR="008C3BDF" w:rsidRPr="008C3BDF" w:rsidRDefault="008C3BDF">
      <w:pPr>
        <w:pStyle w:val="TOC2"/>
        <w:rPr>
          <w:ins w:id="62" w:author="Schutte, Peet" w:date="2026-03-20T12:09:00Z" w16du:dateUtc="2026-03-20T11:09:00Z"/>
          <w:rFonts w:asciiTheme="minorHAnsi" w:hAnsiTheme="minorHAnsi" w:cstheme="minorBidi"/>
          <w:kern w:val="2"/>
          <w:sz w:val="24"/>
          <w:szCs w:val="24"/>
          <w:lang w:val="en-US" w:eastAsia="nl-NL"/>
          <w14:ligatures w14:val="standardContextual"/>
          <w:rPrChange w:id="63" w:author="Schutte, Peet" w:date="2026-03-20T12:09:00Z" w16du:dateUtc="2026-03-20T11:09:00Z">
            <w:rPr>
              <w:ins w:id="64" w:author="Schutte, Peet" w:date="2026-03-20T12:09:00Z" w16du:dateUtc="2026-03-20T11:09:00Z"/>
              <w:rFonts w:asciiTheme="minorHAnsi" w:hAnsiTheme="minorHAnsi" w:cstheme="minorBidi"/>
              <w:kern w:val="2"/>
              <w:sz w:val="24"/>
              <w:szCs w:val="24"/>
              <w:lang w:val="nl-NL" w:eastAsia="nl-NL"/>
              <w14:ligatures w14:val="standardContextual"/>
            </w:rPr>
          </w:rPrChange>
        </w:rPr>
      </w:pPr>
      <w:ins w:id="65" w:author="Schutte, Peet" w:date="2026-03-20T12:09:00Z" w16du:dateUtc="2026-03-20T11:09:00Z">
        <w:r>
          <w:t>5.5</w:t>
        </w:r>
        <w:r w:rsidRPr="008C3BDF">
          <w:rPr>
            <w:rFonts w:asciiTheme="minorHAnsi" w:hAnsiTheme="minorHAnsi" w:cstheme="minorBidi"/>
            <w:kern w:val="2"/>
            <w:sz w:val="24"/>
            <w:szCs w:val="24"/>
            <w:lang w:val="en-US" w:eastAsia="nl-NL"/>
            <w14:ligatures w14:val="standardContextual"/>
            <w:rPrChange w:id="66" w:author="Schutte, Peet" w:date="2026-03-20T12:09:00Z" w16du:dateUtc="2026-03-20T11:09:00Z">
              <w:rPr>
                <w:rFonts w:asciiTheme="minorHAnsi" w:hAnsiTheme="minorHAnsi" w:cstheme="minorBidi"/>
                <w:kern w:val="2"/>
                <w:sz w:val="24"/>
                <w:szCs w:val="24"/>
                <w:lang w:val="nl-NL" w:eastAsia="nl-NL"/>
                <w14:ligatures w14:val="standardContextual"/>
              </w:rPr>
            </w:rPrChange>
          </w:rPr>
          <w:tab/>
        </w:r>
        <w:r>
          <w:t>Adjustment of lump sums, rates and unit costs</w:t>
        </w:r>
        <w:r>
          <w:tab/>
        </w:r>
        <w:r>
          <w:fldChar w:fldCharType="begin"/>
        </w:r>
        <w:r>
          <w:instrText xml:space="preserve"> PAGEREF _Toc224900984 \h </w:instrText>
        </w:r>
        <w:r>
          <w:fldChar w:fldCharType="separate"/>
        </w:r>
        <w:r>
          <w:t>5</w:t>
        </w:r>
        <w:r>
          <w:fldChar w:fldCharType="end"/>
        </w:r>
      </w:ins>
    </w:p>
    <w:p w14:paraId="5B4F6D5D" w14:textId="557684DF" w:rsidR="008C3BDF" w:rsidRPr="008C3BDF" w:rsidRDefault="008C3BDF">
      <w:pPr>
        <w:pStyle w:val="TOC2"/>
        <w:rPr>
          <w:ins w:id="67" w:author="Schutte, Peet" w:date="2026-03-20T12:09:00Z" w16du:dateUtc="2026-03-20T11:09:00Z"/>
          <w:rFonts w:asciiTheme="minorHAnsi" w:hAnsiTheme="minorHAnsi" w:cstheme="minorBidi"/>
          <w:kern w:val="2"/>
          <w:sz w:val="24"/>
          <w:szCs w:val="24"/>
          <w:lang w:val="en-US" w:eastAsia="nl-NL"/>
          <w14:ligatures w14:val="standardContextual"/>
          <w:rPrChange w:id="68" w:author="Schutte, Peet" w:date="2026-03-20T12:09:00Z" w16du:dateUtc="2026-03-20T11:09:00Z">
            <w:rPr>
              <w:ins w:id="69" w:author="Schutte, Peet" w:date="2026-03-20T12:09:00Z" w16du:dateUtc="2026-03-20T11:09:00Z"/>
              <w:rFonts w:asciiTheme="minorHAnsi" w:hAnsiTheme="minorHAnsi" w:cstheme="minorBidi"/>
              <w:kern w:val="2"/>
              <w:sz w:val="24"/>
              <w:szCs w:val="24"/>
              <w:lang w:val="nl-NL" w:eastAsia="nl-NL"/>
              <w14:ligatures w14:val="standardContextual"/>
            </w:rPr>
          </w:rPrChange>
        </w:rPr>
      </w:pPr>
      <w:ins w:id="70" w:author="Schutte, Peet" w:date="2026-03-20T12:09:00Z" w16du:dateUtc="2026-03-20T11:09:00Z">
        <w:r>
          <w:t>5.6</w:t>
        </w:r>
        <w:r w:rsidRPr="008C3BDF">
          <w:rPr>
            <w:rFonts w:asciiTheme="minorHAnsi" w:hAnsiTheme="minorHAnsi" w:cstheme="minorBidi"/>
            <w:kern w:val="2"/>
            <w:sz w:val="24"/>
            <w:szCs w:val="24"/>
            <w:lang w:val="en-US" w:eastAsia="nl-NL"/>
            <w14:ligatures w14:val="standardContextual"/>
            <w:rPrChange w:id="71" w:author="Schutte, Peet" w:date="2026-03-20T12:09:00Z" w16du:dateUtc="2026-03-20T11:09:00Z">
              <w:rPr>
                <w:rFonts w:asciiTheme="minorHAnsi" w:hAnsiTheme="minorHAnsi" w:cstheme="minorBidi"/>
                <w:kern w:val="2"/>
                <w:sz w:val="24"/>
                <w:szCs w:val="24"/>
                <w:lang w:val="nl-NL" w:eastAsia="nl-NL"/>
                <w14:ligatures w14:val="standardContextual"/>
              </w:rPr>
            </w:rPrChange>
          </w:rPr>
          <w:tab/>
        </w:r>
        <w:r>
          <w:t>Invoicing and Payment</w:t>
        </w:r>
        <w:r>
          <w:tab/>
        </w:r>
        <w:r>
          <w:fldChar w:fldCharType="begin"/>
        </w:r>
        <w:r>
          <w:instrText xml:space="preserve"> PAGEREF _Toc224900985 \h </w:instrText>
        </w:r>
        <w:r>
          <w:fldChar w:fldCharType="separate"/>
        </w:r>
        <w:r>
          <w:t>5</w:t>
        </w:r>
        <w:r>
          <w:fldChar w:fldCharType="end"/>
        </w:r>
      </w:ins>
    </w:p>
    <w:p w14:paraId="11236147" w14:textId="6E70768C" w:rsidR="008C3BDF" w:rsidRPr="008C3BDF" w:rsidRDefault="008C3BDF">
      <w:pPr>
        <w:pStyle w:val="TOC1"/>
        <w:rPr>
          <w:ins w:id="72" w:author="Schutte, Peet" w:date="2026-03-20T12:09:00Z" w16du:dateUtc="2026-03-20T11:09:00Z"/>
          <w:rFonts w:asciiTheme="minorHAnsi" w:hAnsiTheme="minorHAnsi" w:cstheme="minorBidi"/>
          <w:caps w:val="0"/>
          <w:kern w:val="2"/>
          <w:sz w:val="24"/>
          <w:szCs w:val="24"/>
          <w:lang w:val="en-US" w:eastAsia="nl-NL"/>
          <w14:ligatures w14:val="standardContextual"/>
          <w:rPrChange w:id="73" w:author="Schutte, Peet" w:date="2026-03-20T12:09:00Z" w16du:dateUtc="2026-03-20T11:09:00Z">
            <w:rPr>
              <w:ins w:id="74" w:author="Schutte, Peet" w:date="2026-03-20T12:09:00Z" w16du:dateUtc="2026-03-20T11:09:00Z"/>
              <w:rFonts w:asciiTheme="minorHAnsi" w:hAnsiTheme="minorHAnsi" w:cstheme="minorBidi"/>
              <w:caps w:val="0"/>
              <w:kern w:val="2"/>
              <w:sz w:val="24"/>
              <w:szCs w:val="24"/>
              <w:lang w:val="nl-NL" w:eastAsia="nl-NL"/>
              <w14:ligatures w14:val="standardContextual"/>
            </w:rPr>
          </w:rPrChange>
        </w:rPr>
      </w:pPr>
      <w:ins w:id="75" w:author="Schutte, Peet" w:date="2026-03-20T12:09:00Z" w16du:dateUtc="2026-03-20T11:09:00Z">
        <w:r>
          <w:t>6</w:t>
        </w:r>
        <w:r w:rsidRPr="008C3BDF">
          <w:rPr>
            <w:rFonts w:asciiTheme="minorHAnsi" w:hAnsiTheme="minorHAnsi" w:cstheme="minorBidi"/>
            <w:caps w:val="0"/>
            <w:kern w:val="2"/>
            <w:sz w:val="24"/>
            <w:szCs w:val="24"/>
            <w:lang w:val="en-US" w:eastAsia="nl-NL"/>
            <w14:ligatures w14:val="standardContextual"/>
            <w:rPrChange w:id="76" w:author="Schutte, Peet" w:date="2026-03-20T12:09:00Z" w16du:dateUtc="2026-03-20T11:09:00Z">
              <w:rPr>
                <w:rFonts w:asciiTheme="minorHAnsi" w:hAnsiTheme="minorHAnsi" w:cstheme="minorBidi"/>
                <w:caps w:val="0"/>
                <w:kern w:val="2"/>
                <w:sz w:val="24"/>
                <w:szCs w:val="24"/>
                <w:lang w:val="nl-NL" w:eastAsia="nl-NL"/>
                <w14:ligatures w14:val="standardContextual"/>
              </w:rPr>
            </w:rPrChange>
          </w:rPr>
          <w:tab/>
        </w:r>
        <w:r>
          <w:t>Project organisation</w:t>
        </w:r>
        <w:r>
          <w:tab/>
        </w:r>
        <w:r>
          <w:fldChar w:fldCharType="begin"/>
        </w:r>
        <w:r>
          <w:instrText xml:space="preserve"> PAGEREF _Toc224900986 \h </w:instrText>
        </w:r>
        <w:r>
          <w:fldChar w:fldCharType="separate"/>
        </w:r>
        <w:r>
          <w:t>7</w:t>
        </w:r>
        <w:r>
          <w:fldChar w:fldCharType="end"/>
        </w:r>
      </w:ins>
    </w:p>
    <w:p w14:paraId="1557A821" w14:textId="458A9539" w:rsidR="008C3BDF" w:rsidRPr="008C3BDF" w:rsidRDefault="008C3BDF">
      <w:pPr>
        <w:pStyle w:val="TOC2"/>
        <w:rPr>
          <w:ins w:id="77" w:author="Schutte, Peet" w:date="2026-03-20T12:09:00Z" w16du:dateUtc="2026-03-20T11:09:00Z"/>
          <w:rFonts w:asciiTheme="minorHAnsi" w:hAnsiTheme="minorHAnsi" w:cstheme="minorBidi"/>
          <w:kern w:val="2"/>
          <w:sz w:val="24"/>
          <w:szCs w:val="24"/>
          <w:lang w:val="en-US" w:eastAsia="nl-NL"/>
          <w14:ligatures w14:val="standardContextual"/>
          <w:rPrChange w:id="78" w:author="Schutte, Peet" w:date="2026-03-20T12:09:00Z" w16du:dateUtc="2026-03-20T11:09:00Z">
            <w:rPr>
              <w:ins w:id="79" w:author="Schutte, Peet" w:date="2026-03-20T12:09:00Z" w16du:dateUtc="2026-03-20T11:09:00Z"/>
              <w:rFonts w:asciiTheme="minorHAnsi" w:hAnsiTheme="minorHAnsi" w:cstheme="minorBidi"/>
              <w:kern w:val="2"/>
              <w:sz w:val="24"/>
              <w:szCs w:val="24"/>
              <w:lang w:val="nl-NL" w:eastAsia="nl-NL"/>
              <w14:ligatures w14:val="standardContextual"/>
            </w:rPr>
          </w:rPrChange>
        </w:rPr>
      </w:pPr>
      <w:ins w:id="80" w:author="Schutte, Peet" w:date="2026-03-20T12:09:00Z" w16du:dateUtc="2026-03-20T11:09:00Z">
        <w:r>
          <w:t>6.1</w:t>
        </w:r>
        <w:r w:rsidRPr="008C3BDF">
          <w:rPr>
            <w:rFonts w:asciiTheme="minorHAnsi" w:hAnsiTheme="minorHAnsi" w:cstheme="minorBidi"/>
            <w:kern w:val="2"/>
            <w:sz w:val="24"/>
            <w:szCs w:val="24"/>
            <w:lang w:val="en-US" w:eastAsia="nl-NL"/>
            <w14:ligatures w14:val="standardContextual"/>
            <w:rPrChange w:id="81" w:author="Schutte, Peet" w:date="2026-03-20T12:09:00Z" w16du:dateUtc="2026-03-20T11:09:00Z">
              <w:rPr>
                <w:rFonts w:asciiTheme="minorHAnsi" w:hAnsiTheme="minorHAnsi" w:cstheme="minorBidi"/>
                <w:kern w:val="2"/>
                <w:sz w:val="24"/>
                <w:szCs w:val="24"/>
                <w:lang w:val="nl-NL" w:eastAsia="nl-NL"/>
                <w14:ligatures w14:val="standardContextual"/>
              </w:rPr>
            </w:rPrChange>
          </w:rPr>
          <w:tab/>
        </w:r>
        <w:r>
          <w:t>Organogram</w:t>
        </w:r>
        <w:r>
          <w:tab/>
        </w:r>
        <w:r>
          <w:fldChar w:fldCharType="begin"/>
        </w:r>
        <w:r>
          <w:instrText xml:space="preserve"> PAGEREF _Toc224900987 \h </w:instrText>
        </w:r>
        <w:r>
          <w:fldChar w:fldCharType="separate"/>
        </w:r>
        <w:r>
          <w:t>7</w:t>
        </w:r>
        <w:r>
          <w:fldChar w:fldCharType="end"/>
        </w:r>
      </w:ins>
    </w:p>
    <w:p w14:paraId="5ED9AA77" w14:textId="329228EA" w:rsidR="008C3BDF" w:rsidRPr="008C3BDF" w:rsidRDefault="008C3BDF">
      <w:pPr>
        <w:pStyle w:val="TOC2"/>
        <w:rPr>
          <w:ins w:id="82" w:author="Schutte, Peet" w:date="2026-03-20T12:09:00Z" w16du:dateUtc="2026-03-20T11:09:00Z"/>
          <w:rFonts w:asciiTheme="minorHAnsi" w:hAnsiTheme="minorHAnsi" w:cstheme="minorBidi"/>
          <w:kern w:val="2"/>
          <w:sz w:val="24"/>
          <w:szCs w:val="24"/>
          <w:lang w:val="en-US" w:eastAsia="nl-NL"/>
          <w14:ligatures w14:val="standardContextual"/>
          <w:rPrChange w:id="83" w:author="Schutte, Peet" w:date="2026-03-20T12:09:00Z" w16du:dateUtc="2026-03-20T11:09:00Z">
            <w:rPr>
              <w:ins w:id="84" w:author="Schutte, Peet" w:date="2026-03-20T12:09:00Z" w16du:dateUtc="2026-03-20T11:09:00Z"/>
              <w:rFonts w:asciiTheme="minorHAnsi" w:hAnsiTheme="minorHAnsi" w:cstheme="minorBidi"/>
              <w:kern w:val="2"/>
              <w:sz w:val="24"/>
              <w:szCs w:val="24"/>
              <w:lang w:val="nl-NL" w:eastAsia="nl-NL"/>
              <w14:ligatures w14:val="standardContextual"/>
            </w:rPr>
          </w:rPrChange>
        </w:rPr>
      </w:pPr>
      <w:ins w:id="85" w:author="Schutte, Peet" w:date="2026-03-20T12:09:00Z" w16du:dateUtc="2026-03-20T11:09:00Z">
        <w:r>
          <w:t>6.2</w:t>
        </w:r>
        <w:r w:rsidRPr="008C3BDF">
          <w:rPr>
            <w:rFonts w:asciiTheme="minorHAnsi" w:hAnsiTheme="minorHAnsi" w:cstheme="minorBidi"/>
            <w:kern w:val="2"/>
            <w:sz w:val="24"/>
            <w:szCs w:val="24"/>
            <w:lang w:val="en-US" w:eastAsia="nl-NL"/>
            <w14:ligatures w14:val="standardContextual"/>
            <w:rPrChange w:id="86" w:author="Schutte, Peet" w:date="2026-03-20T12:09:00Z" w16du:dateUtc="2026-03-20T11:09:00Z">
              <w:rPr>
                <w:rFonts w:asciiTheme="minorHAnsi" w:hAnsiTheme="minorHAnsi" w:cstheme="minorBidi"/>
                <w:kern w:val="2"/>
                <w:sz w:val="24"/>
                <w:szCs w:val="24"/>
                <w:lang w:val="nl-NL" w:eastAsia="nl-NL"/>
                <w14:ligatures w14:val="standardContextual"/>
              </w:rPr>
            </w:rPrChange>
          </w:rPr>
          <w:tab/>
        </w:r>
        <w:r>
          <w:t>Key Personnel</w:t>
        </w:r>
        <w:r>
          <w:tab/>
        </w:r>
        <w:r>
          <w:fldChar w:fldCharType="begin"/>
        </w:r>
        <w:r>
          <w:instrText xml:space="preserve"> PAGEREF _Toc224900988 \h </w:instrText>
        </w:r>
        <w:r>
          <w:fldChar w:fldCharType="separate"/>
        </w:r>
        <w:r>
          <w:t>7</w:t>
        </w:r>
        <w:r>
          <w:fldChar w:fldCharType="end"/>
        </w:r>
      </w:ins>
    </w:p>
    <w:p w14:paraId="5F6D8513" w14:textId="096A653C" w:rsidR="008C3BDF" w:rsidRPr="008C3BDF" w:rsidRDefault="008C3BDF">
      <w:pPr>
        <w:pStyle w:val="TOC2"/>
        <w:rPr>
          <w:ins w:id="87" w:author="Schutte, Peet" w:date="2026-03-20T12:09:00Z" w16du:dateUtc="2026-03-20T11:09:00Z"/>
          <w:rFonts w:asciiTheme="minorHAnsi" w:hAnsiTheme="minorHAnsi" w:cstheme="minorBidi"/>
          <w:kern w:val="2"/>
          <w:sz w:val="24"/>
          <w:szCs w:val="24"/>
          <w:lang w:val="en-US" w:eastAsia="nl-NL"/>
          <w14:ligatures w14:val="standardContextual"/>
          <w:rPrChange w:id="88" w:author="Schutte, Peet" w:date="2026-03-20T12:09:00Z" w16du:dateUtc="2026-03-20T11:09:00Z">
            <w:rPr>
              <w:ins w:id="89" w:author="Schutte, Peet" w:date="2026-03-20T12:09:00Z" w16du:dateUtc="2026-03-20T11:09:00Z"/>
              <w:rFonts w:asciiTheme="minorHAnsi" w:hAnsiTheme="minorHAnsi" w:cstheme="minorBidi"/>
              <w:kern w:val="2"/>
              <w:sz w:val="24"/>
              <w:szCs w:val="24"/>
              <w:lang w:val="nl-NL" w:eastAsia="nl-NL"/>
              <w14:ligatures w14:val="standardContextual"/>
            </w:rPr>
          </w:rPrChange>
        </w:rPr>
      </w:pPr>
      <w:ins w:id="90" w:author="Schutte, Peet" w:date="2026-03-20T12:09:00Z" w16du:dateUtc="2026-03-20T11:09:00Z">
        <w:r w:rsidRPr="00E83044">
          <w:rPr>
            <w:color w:val="FF0000"/>
          </w:rPr>
          <w:t>6.3</w:t>
        </w:r>
        <w:r w:rsidRPr="008C3BDF">
          <w:rPr>
            <w:rFonts w:asciiTheme="minorHAnsi" w:hAnsiTheme="minorHAnsi" w:cstheme="minorBidi"/>
            <w:kern w:val="2"/>
            <w:sz w:val="24"/>
            <w:szCs w:val="24"/>
            <w:lang w:val="en-US" w:eastAsia="nl-NL"/>
            <w14:ligatures w14:val="standardContextual"/>
            <w:rPrChange w:id="91" w:author="Schutte, Peet" w:date="2026-03-20T12:09:00Z" w16du:dateUtc="2026-03-20T11:09:00Z">
              <w:rPr>
                <w:rFonts w:asciiTheme="minorHAnsi" w:hAnsiTheme="minorHAnsi" w:cstheme="minorBidi"/>
                <w:kern w:val="2"/>
                <w:sz w:val="24"/>
                <w:szCs w:val="24"/>
                <w:lang w:val="nl-NL" w:eastAsia="nl-NL"/>
                <w14:ligatures w14:val="standardContextual"/>
              </w:rPr>
            </w:rPrChange>
          </w:rPr>
          <w:tab/>
        </w:r>
        <w:r w:rsidRPr="00E83044">
          <w:rPr>
            <w:color w:val="FF0000"/>
          </w:rPr>
          <w:t>Resource Pool</w:t>
        </w:r>
        <w:r>
          <w:tab/>
        </w:r>
        <w:r>
          <w:fldChar w:fldCharType="begin"/>
        </w:r>
        <w:r>
          <w:instrText xml:space="preserve"> PAGEREF _Toc224900989 \h </w:instrText>
        </w:r>
        <w:r>
          <w:fldChar w:fldCharType="separate"/>
        </w:r>
        <w:r>
          <w:t>8</w:t>
        </w:r>
        <w:r>
          <w:fldChar w:fldCharType="end"/>
        </w:r>
      </w:ins>
    </w:p>
    <w:p w14:paraId="07970EAF" w14:textId="79330840" w:rsidR="008C3BDF" w:rsidRPr="008C3BDF" w:rsidRDefault="008C3BDF">
      <w:pPr>
        <w:pStyle w:val="TOC2"/>
        <w:rPr>
          <w:ins w:id="92" w:author="Schutte, Peet" w:date="2026-03-20T12:09:00Z" w16du:dateUtc="2026-03-20T11:09:00Z"/>
          <w:rFonts w:asciiTheme="minorHAnsi" w:hAnsiTheme="minorHAnsi" w:cstheme="minorBidi"/>
          <w:kern w:val="2"/>
          <w:sz w:val="24"/>
          <w:szCs w:val="24"/>
          <w:lang w:val="en-US" w:eastAsia="nl-NL"/>
          <w14:ligatures w14:val="standardContextual"/>
          <w:rPrChange w:id="93" w:author="Schutte, Peet" w:date="2026-03-20T12:09:00Z" w16du:dateUtc="2026-03-20T11:09:00Z">
            <w:rPr>
              <w:ins w:id="94" w:author="Schutte, Peet" w:date="2026-03-20T12:09:00Z" w16du:dateUtc="2026-03-20T11:09:00Z"/>
              <w:rFonts w:asciiTheme="minorHAnsi" w:hAnsiTheme="minorHAnsi" w:cstheme="minorBidi"/>
              <w:kern w:val="2"/>
              <w:sz w:val="24"/>
              <w:szCs w:val="24"/>
              <w:lang w:val="nl-NL" w:eastAsia="nl-NL"/>
              <w14:ligatures w14:val="standardContextual"/>
            </w:rPr>
          </w:rPrChange>
        </w:rPr>
      </w:pPr>
      <w:ins w:id="95" w:author="Schutte, Peet" w:date="2026-03-20T12:09:00Z" w16du:dateUtc="2026-03-20T11:09:00Z">
        <w:r>
          <w:t>6.4</w:t>
        </w:r>
        <w:r w:rsidRPr="008C3BDF">
          <w:rPr>
            <w:rFonts w:asciiTheme="minorHAnsi" w:hAnsiTheme="minorHAnsi" w:cstheme="minorBidi"/>
            <w:kern w:val="2"/>
            <w:sz w:val="24"/>
            <w:szCs w:val="24"/>
            <w:lang w:val="en-US" w:eastAsia="nl-NL"/>
            <w14:ligatures w14:val="standardContextual"/>
            <w:rPrChange w:id="96" w:author="Schutte, Peet" w:date="2026-03-20T12:09:00Z" w16du:dateUtc="2026-03-20T11:09:00Z">
              <w:rPr>
                <w:rFonts w:asciiTheme="minorHAnsi" w:hAnsiTheme="minorHAnsi" w:cstheme="minorBidi"/>
                <w:kern w:val="2"/>
                <w:sz w:val="24"/>
                <w:szCs w:val="24"/>
                <w:lang w:val="nl-NL" w:eastAsia="nl-NL"/>
                <w14:ligatures w14:val="standardContextual"/>
              </w:rPr>
            </w:rPrChange>
          </w:rPr>
          <w:tab/>
        </w:r>
        <w:r>
          <w:t>Contact Information</w:t>
        </w:r>
        <w:r>
          <w:tab/>
        </w:r>
        <w:r>
          <w:fldChar w:fldCharType="begin"/>
        </w:r>
        <w:r>
          <w:instrText xml:space="preserve"> PAGEREF _Toc224900990 \h </w:instrText>
        </w:r>
        <w:r>
          <w:fldChar w:fldCharType="separate"/>
        </w:r>
        <w:r>
          <w:t>8</w:t>
        </w:r>
        <w:r>
          <w:fldChar w:fldCharType="end"/>
        </w:r>
      </w:ins>
    </w:p>
    <w:p w14:paraId="491B0ED0" w14:textId="19016A8C" w:rsidR="008C3BDF" w:rsidRPr="008C3BDF" w:rsidRDefault="008C3BDF">
      <w:pPr>
        <w:pStyle w:val="TOC1"/>
        <w:rPr>
          <w:ins w:id="97" w:author="Schutte, Peet" w:date="2026-03-20T12:09:00Z" w16du:dateUtc="2026-03-20T11:09:00Z"/>
          <w:rFonts w:asciiTheme="minorHAnsi" w:hAnsiTheme="minorHAnsi" w:cstheme="minorBidi"/>
          <w:caps w:val="0"/>
          <w:kern w:val="2"/>
          <w:sz w:val="24"/>
          <w:szCs w:val="24"/>
          <w:lang w:val="en-US" w:eastAsia="nl-NL"/>
          <w14:ligatures w14:val="standardContextual"/>
          <w:rPrChange w:id="98" w:author="Schutte, Peet" w:date="2026-03-20T12:09:00Z" w16du:dateUtc="2026-03-20T11:09:00Z">
            <w:rPr>
              <w:ins w:id="99" w:author="Schutte, Peet" w:date="2026-03-20T12:09:00Z" w16du:dateUtc="2026-03-20T11:09:00Z"/>
              <w:rFonts w:asciiTheme="minorHAnsi" w:hAnsiTheme="minorHAnsi" w:cstheme="minorBidi"/>
              <w:caps w:val="0"/>
              <w:kern w:val="2"/>
              <w:sz w:val="24"/>
              <w:szCs w:val="24"/>
              <w:lang w:val="nl-NL" w:eastAsia="nl-NL"/>
              <w14:ligatures w14:val="standardContextual"/>
            </w:rPr>
          </w:rPrChange>
        </w:rPr>
      </w:pPr>
      <w:ins w:id="100" w:author="Schutte, Peet" w:date="2026-03-20T12:09:00Z" w16du:dateUtc="2026-03-20T11:09:00Z">
        <w:r>
          <w:t>7</w:t>
        </w:r>
        <w:r w:rsidRPr="008C3BDF">
          <w:rPr>
            <w:rFonts w:asciiTheme="minorHAnsi" w:hAnsiTheme="minorHAnsi" w:cstheme="minorBidi"/>
            <w:caps w:val="0"/>
            <w:kern w:val="2"/>
            <w:sz w:val="24"/>
            <w:szCs w:val="24"/>
            <w:lang w:val="en-US" w:eastAsia="nl-NL"/>
            <w14:ligatures w14:val="standardContextual"/>
            <w:rPrChange w:id="101" w:author="Schutte, Peet" w:date="2026-03-20T12:09:00Z" w16du:dateUtc="2026-03-20T11:09:00Z">
              <w:rPr>
                <w:rFonts w:asciiTheme="minorHAnsi" w:hAnsiTheme="minorHAnsi" w:cstheme="minorBidi"/>
                <w:caps w:val="0"/>
                <w:kern w:val="2"/>
                <w:sz w:val="24"/>
                <w:szCs w:val="24"/>
                <w:lang w:val="nl-NL" w:eastAsia="nl-NL"/>
                <w14:ligatures w14:val="standardContextual"/>
              </w:rPr>
            </w:rPrChange>
          </w:rPr>
          <w:tab/>
        </w:r>
        <w:r>
          <w:t>Contractual</w:t>
        </w:r>
        <w:r>
          <w:tab/>
        </w:r>
        <w:r>
          <w:fldChar w:fldCharType="begin"/>
        </w:r>
        <w:r>
          <w:instrText xml:space="preserve"> PAGEREF _Toc224900991 \h </w:instrText>
        </w:r>
        <w:r>
          <w:fldChar w:fldCharType="separate"/>
        </w:r>
        <w:r>
          <w:t>9</w:t>
        </w:r>
        <w:r>
          <w:fldChar w:fldCharType="end"/>
        </w:r>
      </w:ins>
    </w:p>
    <w:p w14:paraId="2E142717" w14:textId="3C6523F0" w:rsidR="008C3BDF" w:rsidRPr="008C3BDF" w:rsidRDefault="008C3BDF">
      <w:pPr>
        <w:pStyle w:val="TOC2"/>
        <w:rPr>
          <w:ins w:id="102" w:author="Schutte, Peet" w:date="2026-03-20T12:09:00Z" w16du:dateUtc="2026-03-20T11:09:00Z"/>
          <w:rFonts w:asciiTheme="minorHAnsi" w:hAnsiTheme="minorHAnsi" w:cstheme="minorBidi"/>
          <w:kern w:val="2"/>
          <w:sz w:val="24"/>
          <w:szCs w:val="24"/>
          <w:lang w:val="en-US" w:eastAsia="nl-NL"/>
          <w14:ligatures w14:val="standardContextual"/>
          <w:rPrChange w:id="103" w:author="Schutte, Peet" w:date="2026-03-20T12:09:00Z" w16du:dateUtc="2026-03-20T11:09:00Z">
            <w:rPr>
              <w:ins w:id="104" w:author="Schutte, Peet" w:date="2026-03-20T12:09:00Z" w16du:dateUtc="2026-03-20T11:09:00Z"/>
              <w:rFonts w:asciiTheme="minorHAnsi" w:hAnsiTheme="minorHAnsi" w:cstheme="minorBidi"/>
              <w:kern w:val="2"/>
              <w:sz w:val="24"/>
              <w:szCs w:val="24"/>
              <w:lang w:val="nl-NL" w:eastAsia="nl-NL"/>
              <w14:ligatures w14:val="standardContextual"/>
            </w:rPr>
          </w:rPrChange>
        </w:rPr>
      </w:pPr>
      <w:ins w:id="105" w:author="Schutte, Peet" w:date="2026-03-20T12:09:00Z" w16du:dateUtc="2026-03-20T11:09:00Z">
        <w:r>
          <w:t>7.1</w:t>
        </w:r>
        <w:r w:rsidRPr="008C3BDF">
          <w:rPr>
            <w:rFonts w:asciiTheme="minorHAnsi" w:hAnsiTheme="minorHAnsi" w:cstheme="minorBidi"/>
            <w:kern w:val="2"/>
            <w:sz w:val="24"/>
            <w:szCs w:val="24"/>
            <w:lang w:val="en-US" w:eastAsia="nl-NL"/>
            <w14:ligatures w14:val="standardContextual"/>
            <w:rPrChange w:id="106" w:author="Schutte, Peet" w:date="2026-03-20T12:09:00Z" w16du:dateUtc="2026-03-20T11:09:00Z">
              <w:rPr>
                <w:rFonts w:asciiTheme="minorHAnsi" w:hAnsiTheme="minorHAnsi" w:cstheme="minorBidi"/>
                <w:kern w:val="2"/>
                <w:sz w:val="24"/>
                <w:szCs w:val="24"/>
                <w:lang w:val="nl-NL" w:eastAsia="nl-NL"/>
                <w14:ligatures w14:val="standardContextual"/>
              </w:rPr>
            </w:rPrChange>
          </w:rPr>
          <w:tab/>
        </w:r>
        <w:r>
          <w:t>Contract basis - Terms and Conditions</w:t>
        </w:r>
        <w:r>
          <w:tab/>
        </w:r>
        <w:r>
          <w:fldChar w:fldCharType="begin"/>
        </w:r>
        <w:r>
          <w:instrText xml:space="preserve"> PAGEREF _Toc224900992 \h </w:instrText>
        </w:r>
        <w:r>
          <w:fldChar w:fldCharType="separate"/>
        </w:r>
        <w:r>
          <w:t>9</w:t>
        </w:r>
        <w:r>
          <w:fldChar w:fldCharType="end"/>
        </w:r>
      </w:ins>
    </w:p>
    <w:p w14:paraId="562C7BEA" w14:textId="6BBC40FC" w:rsidR="008C3BDF" w:rsidRPr="008C3BDF" w:rsidRDefault="008C3BDF">
      <w:pPr>
        <w:pStyle w:val="TOC2"/>
        <w:rPr>
          <w:ins w:id="107" w:author="Schutte, Peet" w:date="2026-03-20T12:09:00Z" w16du:dateUtc="2026-03-20T11:09:00Z"/>
          <w:rFonts w:asciiTheme="minorHAnsi" w:hAnsiTheme="minorHAnsi" w:cstheme="minorBidi"/>
          <w:kern w:val="2"/>
          <w:sz w:val="24"/>
          <w:szCs w:val="24"/>
          <w:lang w:val="en-US" w:eastAsia="nl-NL"/>
          <w14:ligatures w14:val="standardContextual"/>
          <w:rPrChange w:id="108" w:author="Schutte, Peet" w:date="2026-03-20T12:09:00Z" w16du:dateUtc="2026-03-20T11:09:00Z">
            <w:rPr>
              <w:ins w:id="109" w:author="Schutte, Peet" w:date="2026-03-20T12:09:00Z" w16du:dateUtc="2026-03-20T11:09:00Z"/>
              <w:rFonts w:asciiTheme="minorHAnsi" w:hAnsiTheme="minorHAnsi" w:cstheme="minorBidi"/>
              <w:kern w:val="2"/>
              <w:sz w:val="24"/>
              <w:szCs w:val="24"/>
              <w:lang w:val="nl-NL" w:eastAsia="nl-NL"/>
              <w14:ligatures w14:val="standardContextual"/>
            </w:rPr>
          </w:rPrChange>
        </w:rPr>
      </w:pPr>
      <w:ins w:id="110" w:author="Schutte, Peet" w:date="2026-03-20T12:09:00Z" w16du:dateUtc="2026-03-20T11:09:00Z">
        <w:r>
          <w:t>7.2</w:t>
        </w:r>
        <w:r w:rsidRPr="008C3BDF">
          <w:rPr>
            <w:rFonts w:asciiTheme="minorHAnsi" w:hAnsiTheme="minorHAnsi" w:cstheme="minorBidi"/>
            <w:kern w:val="2"/>
            <w:sz w:val="24"/>
            <w:szCs w:val="24"/>
            <w:lang w:val="en-US" w:eastAsia="nl-NL"/>
            <w14:ligatures w14:val="standardContextual"/>
            <w:rPrChange w:id="111" w:author="Schutte, Peet" w:date="2026-03-20T12:09:00Z" w16du:dateUtc="2026-03-20T11:09:00Z">
              <w:rPr>
                <w:rFonts w:asciiTheme="minorHAnsi" w:hAnsiTheme="minorHAnsi" w:cstheme="minorBidi"/>
                <w:kern w:val="2"/>
                <w:sz w:val="24"/>
                <w:szCs w:val="24"/>
                <w:lang w:val="nl-NL" w:eastAsia="nl-NL"/>
                <w14:ligatures w14:val="standardContextual"/>
              </w:rPr>
            </w:rPrChange>
          </w:rPr>
          <w:tab/>
        </w:r>
        <w:r>
          <w:t>Assumptions, conditions and limitations</w:t>
        </w:r>
        <w:r>
          <w:tab/>
        </w:r>
        <w:r>
          <w:fldChar w:fldCharType="begin"/>
        </w:r>
        <w:r>
          <w:instrText xml:space="preserve"> PAGEREF _Toc224900993 \h </w:instrText>
        </w:r>
        <w:r>
          <w:fldChar w:fldCharType="separate"/>
        </w:r>
        <w:r>
          <w:t>9</w:t>
        </w:r>
        <w:r>
          <w:fldChar w:fldCharType="end"/>
        </w:r>
      </w:ins>
    </w:p>
    <w:p w14:paraId="039AA2B1" w14:textId="532581EA" w:rsidR="008C3BDF" w:rsidRPr="008C3BDF" w:rsidRDefault="008C3BDF">
      <w:pPr>
        <w:pStyle w:val="TOC2"/>
        <w:rPr>
          <w:ins w:id="112" w:author="Schutte, Peet" w:date="2026-03-20T12:09:00Z" w16du:dateUtc="2026-03-20T11:09:00Z"/>
          <w:rFonts w:asciiTheme="minorHAnsi" w:hAnsiTheme="minorHAnsi" w:cstheme="minorBidi"/>
          <w:kern w:val="2"/>
          <w:sz w:val="24"/>
          <w:szCs w:val="24"/>
          <w:lang w:val="en-US" w:eastAsia="nl-NL"/>
          <w14:ligatures w14:val="standardContextual"/>
          <w:rPrChange w:id="113" w:author="Schutte, Peet" w:date="2026-03-20T12:09:00Z" w16du:dateUtc="2026-03-20T11:09:00Z">
            <w:rPr>
              <w:ins w:id="114" w:author="Schutte, Peet" w:date="2026-03-20T12:09:00Z" w16du:dateUtc="2026-03-20T11:09:00Z"/>
              <w:rFonts w:asciiTheme="minorHAnsi" w:hAnsiTheme="minorHAnsi" w:cstheme="minorBidi"/>
              <w:kern w:val="2"/>
              <w:sz w:val="24"/>
              <w:szCs w:val="24"/>
              <w:lang w:val="nl-NL" w:eastAsia="nl-NL"/>
              <w14:ligatures w14:val="standardContextual"/>
            </w:rPr>
          </w:rPrChange>
        </w:rPr>
      </w:pPr>
      <w:ins w:id="115" w:author="Schutte, Peet" w:date="2026-03-20T12:09:00Z" w16du:dateUtc="2026-03-20T11:09:00Z">
        <w:r>
          <w:t>7.3</w:t>
        </w:r>
        <w:r w:rsidRPr="008C3BDF">
          <w:rPr>
            <w:rFonts w:asciiTheme="minorHAnsi" w:hAnsiTheme="minorHAnsi" w:cstheme="minorBidi"/>
            <w:kern w:val="2"/>
            <w:sz w:val="24"/>
            <w:szCs w:val="24"/>
            <w:lang w:val="en-US" w:eastAsia="nl-NL"/>
            <w14:ligatures w14:val="standardContextual"/>
            <w:rPrChange w:id="116" w:author="Schutte, Peet" w:date="2026-03-20T12:09:00Z" w16du:dateUtc="2026-03-20T11:09:00Z">
              <w:rPr>
                <w:rFonts w:asciiTheme="minorHAnsi" w:hAnsiTheme="minorHAnsi" w:cstheme="minorBidi"/>
                <w:kern w:val="2"/>
                <w:sz w:val="24"/>
                <w:szCs w:val="24"/>
                <w:lang w:val="nl-NL" w:eastAsia="nl-NL"/>
                <w14:ligatures w14:val="standardContextual"/>
              </w:rPr>
            </w:rPrChange>
          </w:rPr>
          <w:tab/>
        </w:r>
        <w:r>
          <w:t>Mandatory health and safety terms</w:t>
        </w:r>
        <w:r>
          <w:tab/>
        </w:r>
        <w:r>
          <w:fldChar w:fldCharType="begin"/>
        </w:r>
        <w:r>
          <w:instrText xml:space="preserve"> PAGEREF _Toc224900994 \h </w:instrText>
        </w:r>
        <w:r>
          <w:fldChar w:fldCharType="separate"/>
        </w:r>
        <w:r>
          <w:t>9</w:t>
        </w:r>
        <w:r>
          <w:fldChar w:fldCharType="end"/>
        </w:r>
      </w:ins>
    </w:p>
    <w:p w14:paraId="5E601C3E" w14:textId="4FFDC1A2" w:rsidR="008C3BDF" w:rsidRDefault="008C3BDF">
      <w:pPr>
        <w:pStyle w:val="TOC1"/>
        <w:rPr>
          <w:ins w:id="117" w:author="Schutte, Peet" w:date="2026-03-20T12:09:00Z" w16du:dateUtc="2026-03-20T11:09:00Z"/>
          <w:rFonts w:asciiTheme="minorHAnsi" w:hAnsiTheme="minorHAnsi" w:cstheme="minorBidi"/>
          <w:caps w:val="0"/>
          <w:kern w:val="2"/>
          <w:sz w:val="24"/>
          <w:szCs w:val="24"/>
          <w:lang w:val="nl-NL" w:eastAsia="nl-NL"/>
          <w14:ligatures w14:val="standardContextual"/>
        </w:rPr>
      </w:pPr>
      <w:ins w:id="118" w:author="Schutte, Peet" w:date="2026-03-20T12:09:00Z" w16du:dateUtc="2026-03-20T11:09:00Z">
        <w:r>
          <w:t>8</w:t>
        </w:r>
        <w:r>
          <w:rPr>
            <w:rFonts w:asciiTheme="minorHAnsi" w:hAnsiTheme="minorHAnsi" w:cstheme="minorBidi"/>
            <w:caps w:val="0"/>
            <w:kern w:val="2"/>
            <w:sz w:val="24"/>
            <w:szCs w:val="24"/>
            <w:lang w:val="nl-NL" w:eastAsia="nl-NL"/>
            <w14:ligatures w14:val="standardContextual"/>
          </w:rPr>
          <w:tab/>
        </w:r>
        <w:r>
          <w:t>Acceptance</w:t>
        </w:r>
        <w:r>
          <w:tab/>
        </w:r>
        <w:r>
          <w:fldChar w:fldCharType="begin"/>
        </w:r>
        <w:r>
          <w:instrText xml:space="preserve"> PAGEREF _Toc224900995 \h </w:instrText>
        </w:r>
        <w:r>
          <w:fldChar w:fldCharType="separate"/>
        </w:r>
        <w:r>
          <w:t>9</w:t>
        </w:r>
        <w:r>
          <w:fldChar w:fldCharType="end"/>
        </w:r>
      </w:ins>
    </w:p>
    <w:p w14:paraId="145CF26F" w14:textId="28285C5A" w:rsidR="00CB00C3" w:rsidRPr="00D617C0" w:rsidDel="00CD4FD3" w:rsidRDefault="00F37FE2">
      <w:pPr>
        <w:pStyle w:val="TOC1"/>
        <w:rPr>
          <w:del w:id="119" w:author="Schutte, Peet" w:date="2026-03-20T11:30:00Z" w16du:dateUtc="2026-03-20T10:30:00Z"/>
          <w:rFonts w:asciiTheme="minorHAnsi" w:hAnsiTheme="minorHAnsi" w:cstheme="minorBidi"/>
          <w:caps w:val="0"/>
          <w:sz w:val="22"/>
          <w:szCs w:val="22"/>
          <w:lang w:val="en-US" w:eastAsia="nl-NL"/>
        </w:rPr>
      </w:pPr>
      <w:del w:id="120" w:author="Schutte, Peet" w:date="2026-03-20T11:30:00Z" w16du:dateUtc="2026-03-20T10:30:00Z">
        <w:r w:rsidDel="00CD4FD3">
          <w:delText>1</w:delText>
        </w:r>
        <w:r w:rsidDel="00CD4FD3">
          <w:rPr>
            <w:rFonts w:asciiTheme="minorHAnsi" w:hAnsiTheme="minorHAnsi" w:cstheme="minorBidi"/>
            <w:caps w:val="0"/>
            <w:sz w:val="22"/>
            <w:szCs w:val="22"/>
            <w:lang w:val="en-US" w:eastAsia="nl-NL"/>
          </w:rPr>
          <w:tab/>
        </w:r>
        <w:r w:rsidDel="00CD4FD3">
          <w:delText>Introduction</w:delText>
        </w:r>
        <w:r w:rsidDel="00CD4FD3">
          <w:tab/>
          <w:delText>1</w:delText>
        </w:r>
      </w:del>
    </w:p>
    <w:p w14:paraId="4CCD47E4" w14:textId="6AF29088" w:rsidR="00CB00C3" w:rsidRPr="00D617C0" w:rsidDel="00CD4FD3" w:rsidRDefault="00CB00C3">
      <w:pPr>
        <w:pStyle w:val="TOC1"/>
        <w:rPr>
          <w:del w:id="121" w:author="Schutte, Peet" w:date="2026-03-20T11:30:00Z" w16du:dateUtc="2026-03-20T10:30:00Z"/>
          <w:rFonts w:asciiTheme="minorHAnsi" w:hAnsiTheme="minorHAnsi" w:cstheme="minorBidi"/>
          <w:caps w:val="0"/>
          <w:sz w:val="22"/>
          <w:szCs w:val="22"/>
          <w:lang w:val="en-US" w:eastAsia="nl-NL"/>
        </w:rPr>
      </w:pPr>
      <w:del w:id="122" w:author="Schutte, Peet" w:date="2026-03-20T11:30:00Z" w16du:dateUtc="2026-03-20T10:30:00Z">
        <w:r w:rsidDel="00CD4FD3">
          <w:delText>2</w:delText>
        </w:r>
        <w:r w:rsidDel="00CD4FD3">
          <w:rPr>
            <w:rFonts w:asciiTheme="minorHAnsi" w:hAnsiTheme="minorHAnsi" w:cstheme="minorBidi"/>
            <w:caps w:val="0"/>
            <w:sz w:val="22"/>
            <w:szCs w:val="22"/>
            <w:lang w:val="en-US" w:eastAsia="nl-NL"/>
          </w:rPr>
          <w:tab/>
        </w:r>
        <w:r w:rsidDel="00CD4FD3">
          <w:delText>The DNV proposed solution</w:delText>
        </w:r>
        <w:r w:rsidDel="00CD4FD3">
          <w:tab/>
          <w:delText>2</w:delText>
        </w:r>
      </w:del>
    </w:p>
    <w:p w14:paraId="7A4BDF2D" w14:textId="00570B27" w:rsidR="00CB00C3" w:rsidRPr="00D617C0" w:rsidDel="00CD4FD3" w:rsidRDefault="00CB00C3">
      <w:pPr>
        <w:pStyle w:val="TOC2"/>
        <w:rPr>
          <w:del w:id="123" w:author="Schutte, Peet" w:date="2026-03-20T11:30:00Z" w16du:dateUtc="2026-03-20T10:30:00Z"/>
          <w:rFonts w:asciiTheme="minorHAnsi" w:hAnsiTheme="minorHAnsi" w:cstheme="minorBidi"/>
          <w:sz w:val="22"/>
          <w:szCs w:val="22"/>
          <w:lang w:val="en-US" w:eastAsia="nl-NL"/>
        </w:rPr>
      </w:pPr>
      <w:del w:id="124" w:author="Schutte, Peet" w:date="2026-03-20T11:30:00Z" w16du:dateUtc="2026-03-20T10:30:00Z">
        <w:r w:rsidDel="00CD4FD3">
          <w:delText>2.1</w:delText>
        </w:r>
        <w:r w:rsidDel="00CD4FD3">
          <w:rPr>
            <w:rFonts w:asciiTheme="minorHAnsi" w:hAnsiTheme="minorHAnsi" w:cstheme="minorBidi"/>
            <w:sz w:val="22"/>
            <w:szCs w:val="22"/>
            <w:lang w:val="en-US" w:eastAsia="nl-NL"/>
          </w:rPr>
          <w:tab/>
        </w:r>
        <w:r w:rsidDel="00CD4FD3">
          <w:delText>Approach</w:delText>
        </w:r>
        <w:r w:rsidDel="00CD4FD3">
          <w:tab/>
          <w:delText>2</w:delText>
        </w:r>
      </w:del>
    </w:p>
    <w:p w14:paraId="4BBDAA06" w14:textId="2C79AAF9" w:rsidR="00CB00C3" w:rsidRPr="00D617C0" w:rsidDel="00CD4FD3" w:rsidRDefault="00CB00C3">
      <w:pPr>
        <w:pStyle w:val="TOC2"/>
        <w:rPr>
          <w:del w:id="125" w:author="Schutte, Peet" w:date="2026-03-20T11:30:00Z" w16du:dateUtc="2026-03-20T10:30:00Z"/>
          <w:rFonts w:asciiTheme="minorHAnsi" w:hAnsiTheme="minorHAnsi" w:cstheme="minorBidi"/>
          <w:sz w:val="22"/>
          <w:szCs w:val="22"/>
          <w:lang w:val="en-US" w:eastAsia="nl-NL"/>
        </w:rPr>
      </w:pPr>
      <w:del w:id="126" w:author="Schutte, Peet" w:date="2026-03-20T11:30:00Z" w16du:dateUtc="2026-03-20T10:30:00Z">
        <w:r w:rsidDel="00CD4FD3">
          <w:delText>2.2</w:delText>
        </w:r>
        <w:r w:rsidDel="00CD4FD3">
          <w:rPr>
            <w:rFonts w:asciiTheme="minorHAnsi" w:hAnsiTheme="minorHAnsi" w:cstheme="minorBidi"/>
            <w:sz w:val="22"/>
            <w:szCs w:val="22"/>
            <w:lang w:val="en-US" w:eastAsia="nl-NL"/>
          </w:rPr>
          <w:tab/>
        </w:r>
        <w:r w:rsidDel="00CD4FD3">
          <w:delText>Deliverables</w:delText>
        </w:r>
        <w:r w:rsidDel="00CD4FD3">
          <w:tab/>
          <w:delText>2</w:delText>
        </w:r>
      </w:del>
    </w:p>
    <w:p w14:paraId="46307894" w14:textId="5FD46808" w:rsidR="00CB00C3" w:rsidRPr="00CB00C3" w:rsidDel="00CD4FD3" w:rsidRDefault="00CB00C3">
      <w:pPr>
        <w:pStyle w:val="TOC2"/>
        <w:rPr>
          <w:del w:id="127" w:author="Schutte, Peet" w:date="2026-03-20T11:30:00Z" w16du:dateUtc="2026-03-20T10:30:00Z"/>
          <w:rFonts w:asciiTheme="minorHAnsi" w:hAnsiTheme="minorHAnsi" w:cstheme="minorBidi"/>
          <w:sz w:val="22"/>
          <w:szCs w:val="22"/>
          <w:lang w:val="en-US" w:eastAsia="nl-NL"/>
        </w:rPr>
      </w:pPr>
      <w:del w:id="128" w:author="Schutte, Peet" w:date="2026-03-20T11:30:00Z" w16du:dateUtc="2026-03-20T10:30:00Z">
        <w:r w:rsidDel="00CD4FD3">
          <w:delText>2.3</w:delText>
        </w:r>
        <w:r w:rsidDel="00CD4FD3">
          <w:rPr>
            <w:rFonts w:asciiTheme="minorHAnsi" w:hAnsiTheme="minorHAnsi" w:cstheme="minorBidi"/>
            <w:sz w:val="22"/>
            <w:szCs w:val="22"/>
            <w:lang w:val="en-US" w:eastAsia="nl-NL"/>
          </w:rPr>
          <w:tab/>
        </w:r>
        <w:r w:rsidDel="00CD4FD3">
          <w:delText>Alternative and/or optional work</w:delText>
        </w:r>
        <w:r w:rsidDel="00CD4FD3">
          <w:tab/>
          <w:delText>2</w:delText>
        </w:r>
      </w:del>
    </w:p>
    <w:p w14:paraId="4C8E9BC8" w14:textId="36382EFD" w:rsidR="00CB00C3" w:rsidRPr="00CB00C3" w:rsidDel="00CD4FD3" w:rsidRDefault="00CB00C3">
      <w:pPr>
        <w:pStyle w:val="TOC1"/>
        <w:rPr>
          <w:del w:id="129" w:author="Schutte, Peet" w:date="2026-03-20T11:30:00Z" w16du:dateUtc="2026-03-20T10:30:00Z"/>
          <w:rFonts w:asciiTheme="minorHAnsi" w:hAnsiTheme="minorHAnsi" w:cstheme="minorBidi"/>
          <w:caps w:val="0"/>
          <w:sz w:val="22"/>
          <w:szCs w:val="22"/>
          <w:lang w:val="en-US" w:eastAsia="nl-NL"/>
        </w:rPr>
      </w:pPr>
      <w:del w:id="130" w:author="Schutte, Peet" w:date="2026-03-20T11:30:00Z" w16du:dateUtc="2026-03-20T10:30:00Z">
        <w:r w:rsidDel="00CD4FD3">
          <w:delText>3</w:delText>
        </w:r>
        <w:r w:rsidDel="00CD4FD3">
          <w:rPr>
            <w:rFonts w:asciiTheme="minorHAnsi" w:hAnsiTheme="minorHAnsi" w:cstheme="minorBidi"/>
            <w:caps w:val="0"/>
            <w:sz w:val="22"/>
            <w:szCs w:val="22"/>
            <w:lang w:val="en-US" w:eastAsia="nl-NL"/>
          </w:rPr>
          <w:tab/>
        </w:r>
        <w:r w:rsidDel="00CD4FD3">
          <w:delText>Scope of work</w:delText>
        </w:r>
        <w:r w:rsidDel="00CD4FD3">
          <w:tab/>
          <w:delText>3</w:delText>
        </w:r>
      </w:del>
    </w:p>
    <w:p w14:paraId="15FB3594" w14:textId="31DE0BA0" w:rsidR="00CB00C3" w:rsidRPr="00CB00C3" w:rsidDel="00CD4FD3" w:rsidRDefault="00CB00C3">
      <w:pPr>
        <w:pStyle w:val="TOC1"/>
        <w:rPr>
          <w:del w:id="131" w:author="Schutte, Peet" w:date="2026-03-20T11:30:00Z" w16du:dateUtc="2026-03-20T10:30:00Z"/>
          <w:rFonts w:asciiTheme="minorHAnsi" w:hAnsiTheme="minorHAnsi" w:cstheme="minorBidi"/>
          <w:caps w:val="0"/>
          <w:sz w:val="22"/>
          <w:szCs w:val="22"/>
          <w:lang w:val="en-US" w:eastAsia="nl-NL"/>
        </w:rPr>
      </w:pPr>
      <w:del w:id="132" w:author="Schutte, Peet" w:date="2026-03-20T11:30:00Z" w16du:dateUtc="2026-03-20T10:30:00Z">
        <w:r w:rsidDel="00CD4FD3">
          <w:delText>4</w:delText>
        </w:r>
        <w:r w:rsidDel="00CD4FD3">
          <w:rPr>
            <w:rFonts w:asciiTheme="minorHAnsi" w:hAnsiTheme="minorHAnsi" w:cstheme="minorBidi"/>
            <w:caps w:val="0"/>
            <w:sz w:val="22"/>
            <w:szCs w:val="22"/>
            <w:lang w:val="en-US" w:eastAsia="nl-NL"/>
          </w:rPr>
          <w:tab/>
        </w:r>
        <w:r w:rsidDel="00CD4FD3">
          <w:delText>Schedule</w:delText>
        </w:r>
        <w:r w:rsidDel="00CD4FD3">
          <w:tab/>
          <w:delText>4</w:delText>
        </w:r>
      </w:del>
    </w:p>
    <w:p w14:paraId="61433426" w14:textId="6D73728B" w:rsidR="00CB00C3" w:rsidRPr="00CB00C3" w:rsidDel="00CD4FD3" w:rsidRDefault="00CB00C3">
      <w:pPr>
        <w:pStyle w:val="TOC1"/>
        <w:rPr>
          <w:del w:id="133" w:author="Schutte, Peet" w:date="2026-03-20T11:30:00Z" w16du:dateUtc="2026-03-20T10:30:00Z"/>
          <w:rFonts w:asciiTheme="minorHAnsi" w:hAnsiTheme="minorHAnsi" w:cstheme="minorBidi"/>
          <w:caps w:val="0"/>
          <w:sz w:val="22"/>
          <w:szCs w:val="22"/>
          <w:lang w:val="en-US" w:eastAsia="nl-NL"/>
        </w:rPr>
      </w:pPr>
      <w:del w:id="134" w:author="Schutte, Peet" w:date="2026-03-20T11:30:00Z" w16du:dateUtc="2026-03-20T10:30:00Z">
        <w:r w:rsidDel="00CD4FD3">
          <w:delText>5</w:delText>
        </w:r>
        <w:r w:rsidDel="00CD4FD3">
          <w:rPr>
            <w:rFonts w:asciiTheme="minorHAnsi" w:hAnsiTheme="minorHAnsi" w:cstheme="minorBidi"/>
            <w:caps w:val="0"/>
            <w:sz w:val="22"/>
            <w:szCs w:val="22"/>
            <w:lang w:val="en-US" w:eastAsia="nl-NL"/>
          </w:rPr>
          <w:tab/>
        </w:r>
        <w:r w:rsidDel="00CD4FD3">
          <w:delText>Compensation</w:delText>
        </w:r>
        <w:r w:rsidDel="00CD4FD3">
          <w:tab/>
          <w:delText>5</w:delText>
        </w:r>
      </w:del>
    </w:p>
    <w:p w14:paraId="6A347749" w14:textId="3ECD6992" w:rsidR="00CB00C3" w:rsidRPr="00CB00C3" w:rsidDel="00CD4FD3" w:rsidRDefault="00CB00C3">
      <w:pPr>
        <w:pStyle w:val="TOC2"/>
        <w:rPr>
          <w:del w:id="135" w:author="Schutte, Peet" w:date="2026-03-20T11:30:00Z" w16du:dateUtc="2026-03-20T10:30:00Z"/>
          <w:rFonts w:asciiTheme="minorHAnsi" w:hAnsiTheme="minorHAnsi" w:cstheme="minorBidi"/>
          <w:sz w:val="22"/>
          <w:szCs w:val="22"/>
          <w:lang w:val="en-US" w:eastAsia="nl-NL"/>
        </w:rPr>
      </w:pPr>
      <w:del w:id="136" w:author="Schutte, Peet" w:date="2026-03-20T11:30:00Z" w16du:dateUtc="2026-03-20T10:30:00Z">
        <w:r w:rsidDel="00CD4FD3">
          <w:delText>5.1</w:delText>
        </w:r>
        <w:r w:rsidDel="00CD4FD3">
          <w:rPr>
            <w:rFonts w:asciiTheme="minorHAnsi" w:hAnsiTheme="minorHAnsi" w:cstheme="minorBidi"/>
            <w:sz w:val="22"/>
            <w:szCs w:val="22"/>
            <w:lang w:val="en-US" w:eastAsia="nl-NL"/>
          </w:rPr>
          <w:tab/>
        </w:r>
        <w:r w:rsidDel="00CD4FD3">
          <w:delText>General</w:delText>
        </w:r>
        <w:r w:rsidDel="00CD4FD3">
          <w:tab/>
          <w:delText>5</w:delText>
        </w:r>
      </w:del>
    </w:p>
    <w:p w14:paraId="79D1116B" w14:textId="23359318" w:rsidR="00CB00C3" w:rsidRPr="00CB00C3" w:rsidDel="00CD4FD3" w:rsidRDefault="00CB00C3">
      <w:pPr>
        <w:pStyle w:val="TOC2"/>
        <w:rPr>
          <w:del w:id="137" w:author="Schutte, Peet" w:date="2026-03-20T11:30:00Z" w16du:dateUtc="2026-03-20T10:30:00Z"/>
          <w:rFonts w:asciiTheme="minorHAnsi" w:hAnsiTheme="minorHAnsi" w:cstheme="minorBidi"/>
          <w:sz w:val="22"/>
          <w:szCs w:val="22"/>
          <w:lang w:val="en-US" w:eastAsia="nl-NL"/>
        </w:rPr>
      </w:pPr>
      <w:del w:id="138" w:author="Schutte, Peet" w:date="2026-03-20T11:30:00Z" w16du:dateUtc="2026-03-20T10:30:00Z">
        <w:r w:rsidDel="00CD4FD3">
          <w:delText>5.2</w:delText>
        </w:r>
        <w:r w:rsidDel="00CD4FD3">
          <w:rPr>
            <w:rFonts w:asciiTheme="minorHAnsi" w:hAnsiTheme="minorHAnsi" w:cstheme="minorBidi"/>
            <w:sz w:val="22"/>
            <w:szCs w:val="22"/>
            <w:lang w:val="en-US" w:eastAsia="nl-NL"/>
          </w:rPr>
          <w:tab/>
        </w:r>
        <w:r w:rsidDel="00CD4FD3">
          <w:delText>Lump sums</w:delText>
        </w:r>
        <w:r w:rsidDel="00CD4FD3">
          <w:tab/>
          <w:delText>5</w:delText>
        </w:r>
      </w:del>
    </w:p>
    <w:p w14:paraId="64963745" w14:textId="038EB23D" w:rsidR="00CB00C3" w:rsidRPr="00CB00C3" w:rsidDel="00CD4FD3" w:rsidRDefault="00CB00C3">
      <w:pPr>
        <w:pStyle w:val="TOC2"/>
        <w:rPr>
          <w:del w:id="139" w:author="Schutte, Peet" w:date="2026-03-20T11:30:00Z" w16du:dateUtc="2026-03-20T10:30:00Z"/>
          <w:rFonts w:asciiTheme="minorHAnsi" w:hAnsiTheme="minorHAnsi" w:cstheme="minorBidi"/>
          <w:sz w:val="22"/>
          <w:szCs w:val="22"/>
          <w:lang w:val="en-US" w:eastAsia="nl-NL"/>
        </w:rPr>
      </w:pPr>
      <w:del w:id="140" w:author="Schutte, Peet" w:date="2026-03-20T11:30:00Z" w16du:dateUtc="2026-03-20T10:30:00Z">
        <w:r w:rsidDel="00CD4FD3">
          <w:delText>5.3</w:delText>
        </w:r>
        <w:r w:rsidDel="00CD4FD3">
          <w:rPr>
            <w:rFonts w:asciiTheme="minorHAnsi" w:hAnsiTheme="minorHAnsi" w:cstheme="minorBidi"/>
            <w:sz w:val="22"/>
            <w:szCs w:val="22"/>
            <w:lang w:val="en-US" w:eastAsia="nl-NL"/>
          </w:rPr>
          <w:tab/>
        </w:r>
        <w:r w:rsidDel="00CD4FD3">
          <w:delText>Rates and Expenses</w:delText>
        </w:r>
        <w:r w:rsidDel="00CD4FD3">
          <w:tab/>
          <w:delText>5</w:delText>
        </w:r>
      </w:del>
    </w:p>
    <w:p w14:paraId="71D34694" w14:textId="457CB27A" w:rsidR="00CB00C3" w:rsidRPr="00CB00C3" w:rsidDel="00CD4FD3" w:rsidRDefault="00CB00C3">
      <w:pPr>
        <w:pStyle w:val="TOC2"/>
        <w:rPr>
          <w:del w:id="141" w:author="Schutte, Peet" w:date="2026-03-20T11:30:00Z" w16du:dateUtc="2026-03-20T10:30:00Z"/>
          <w:rFonts w:asciiTheme="minorHAnsi" w:hAnsiTheme="minorHAnsi" w:cstheme="minorBidi"/>
          <w:sz w:val="22"/>
          <w:szCs w:val="22"/>
          <w:lang w:val="en-US" w:eastAsia="nl-NL"/>
        </w:rPr>
      </w:pPr>
      <w:del w:id="142" w:author="Schutte, Peet" w:date="2026-03-20T11:30:00Z" w16du:dateUtc="2026-03-20T10:30:00Z">
        <w:r w:rsidDel="00CD4FD3">
          <w:delText>5.4</w:delText>
        </w:r>
        <w:r w:rsidDel="00CD4FD3">
          <w:rPr>
            <w:rFonts w:asciiTheme="minorHAnsi" w:hAnsiTheme="minorHAnsi" w:cstheme="minorBidi"/>
            <w:sz w:val="22"/>
            <w:szCs w:val="22"/>
            <w:lang w:val="en-US" w:eastAsia="nl-NL"/>
          </w:rPr>
          <w:tab/>
        </w:r>
        <w:r w:rsidDel="00CD4FD3">
          <w:delText>Budget</w:delText>
        </w:r>
        <w:r w:rsidDel="00CD4FD3">
          <w:tab/>
          <w:delText>5</w:delText>
        </w:r>
      </w:del>
    </w:p>
    <w:p w14:paraId="514786EA" w14:textId="664689D7" w:rsidR="00CB00C3" w:rsidRPr="00CB00C3" w:rsidDel="00CD4FD3" w:rsidRDefault="00CB00C3">
      <w:pPr>
        <w:pStyle w:val="TOC2"/>
        <w:rPr>
          <w:del w:id="143" w:author="Schutte, Peet" w:date="2026-03-20T11:30:00Z" w16du:dateUtc="2026-03-20T10:30:00Z"/>
          <w:rFonts w:asciiTheme="minorHAnsi" w:hAnsiTheme="minorHAnsi" w:cstheme="minorBidi"/>
          <w:sz w:val="22"/>
          <w:szCs w:val="22"/>
          <w:lang w:val="en-US" w:eastAsia="nl-NL"/>
        </w:rPr>
      </w:pPr>
      <w:del w:id="144" w:author="Schutte, Peet" w:date="2026-03-20T11:30:00Z" w16du:dateUtc="2026-03-20T10:30:00Z">
        <w:r w:rsidDel="00CD4FD3">
          <w:delText>5.5</w:delText>
        </w:r>
        <w:r w:rsidDel="00CD4FD3">
          <w:rPr>
            <w:rFonts w:asciiTheme="minorHAnsi" w:hAnsiTheme="minorHAnsi" w:cstheme="minorBidi"/>
            <w:sz w:val="22"/>
            <w:szCs w:val="22"/>
            <w:lang w:val="en-US" w:eastAsia="nl-NL"/>
          </w:rPr>
          <w:tab/>
        </w:r>
        <w:r w:rsidDel="00CD4FD3">
          <w:delText>Adjustment of lump sums, rates and unit costs</w:delText>
        </w:r>
        <w:r w:rsidDel="00CD4FD3">
          <w:tab/>
          <w:delText>5</w:delText>
        </w:r>
      </w:del>
    </w:p>
    <w:p w14:paraId="400F8F42" w14:textId="7970E32C" w:rsidR="00CB00C3" w:rsidRPr="00CB00C3" w:rsidDel="00CD4FD3" w:rsidRDefault="00CB00C3">
      <w:pPr>
        <w:pStyle w:val="TOC2"/>
        <w:rPr>
          <w:del w:id="145" w:author="Schutte, Peet" w:date="2026-03-20T11:30:00Z" w16du:dateUtc="2026-03-20T10:30:00Z"/>
          <w:rFonts w:asciiTheme="minorHAnsi" w:hAnsiTheme="minorHAnsi" w:cstheme="minorBidi"/>
          <w:sz w:val="22"/>
          <w:szCs w:val="22"/>
          <w:lang w:val="en-US" w:eastAsia="nl-NL"/>
        </w:rPr>
      </w:pPr>
      <w:del w:id="146" w:author="Schutte, Peet" w:date="2026-03-20T11:30:00Z" w16du:dateUtc="2026-03-20T10:30:00Z">
        <w:r w:rsidDel="00CD4FD3">
          <w:delText>5.6</w:delText>
        </w:r>
        <w:r w:rsidDel="00CD4FD3">
          <w:rPr>
            <w:rFonts w:asciiTheme="minorHAnsi" w:hAnsiTheme="minorHAnsi" w:cstheme="minorBidi"/>
            <w:sz w:val="22"/>
            <w:szCs w:val="22"/>
            <w:lang w:val="en-US" w:eastAsia="nl-NL"/>
          </w:rPr>
          <w:tab/>
        </w:r>
        <w:r w:rsidDel="00CD4FD3">
          <w:delText>Invoicing and Payment</w:delText>
        </w:r>
        <w:r w:rsidDel="00CD4FD3">
          <w:tab/>
          <w:delText>5</w:delText>
        </w:r>
      </w:del>
    </w:p>
    <w:p w14:paraId="2FF79F0F" w14:textId="5C706EC7" w:rsidR="00CB00C3" w:rsidRPr="00CB00C3" w:rsidDel="00CD4FD3" w:rsidRDefault="00CB00C3">
      <w:pPr>
        <w:pStyle w:val="TOC1"/>
        <w:rPr>
          <w:del w:id="147" w:author="Schutte, Peet" w:date="2026-03-20T11:30:00Z" w16du:dateUtc="2026-03-20T10:30:00Z"/>
          <w:rFonts w:asciiTheme="minorHAnsi" w:hAnsiTheme="minorHAnsi" w:cstheme="minorBidi"/>
          <w:caps w:val="0"/>
          <w:sz w:val="22"/>
          <w:szCs w:val="22"/>
          <w:lang w:val="en-US" w:eastAsia="nl-NL"/>
        </w:rPr>
      </w:pPr>
      <w:del w:id="148" w:author="Schutte, Peet" w:date="2026-03-20T11:30:00Z" w16du:dateUtc="2026-03-20T10:30:00Z">
        <w:r w:rsidDel="00CD4FD3">
          <w:delText>6</w:delText>
        </w:r>
        <w:r w:rsidDel="00CD4FD3">
          <w:rPr>
            <w:rFonts w:asciiTheme="minorHAnsi" w:hAnsiTheme="minorHAnsi" w:cstheme="minorBidi"/>
            <w:caps w:val="0"/>
            <w:sz w:val="22"/>
            <w:szCs w:val="22"/>
            <w:lang w:val="en-US" w:eastAsia="nl-NL"/>
          </w:rPr>
          <w:tab/>
        </w:r>
        <w:r w:rsidDel="00CD4FD3">
          <w:delText>Project organisation</w:delText>
        </w:r>
        <w:r w:rsidDel="00CD4FD3">
          <w:tab/>
          <w:delText>7</w:delText>
        </w:r>
      </w:del>
    </w:p>
    <w:p w14:paraId="499DD23F" w14:textId="350E2E9F" w:rsidR="00CB00C3" w:rsidRPr="00CB00C3" w:rsidDel="00CD4FD3" w:rsidRDefault="00CB00C3">
      <w:pPr>
        <w:pStyle w:val="TOC2"/>
        <w:rPr>
          <w:del w:id="149" w:author="Schutte, Peet" w:date="2026-03-20T11:30:00Z" w16du:dateUtc="2026-03-20T10:30:00Z"/>
          <w:rFonts w:asciiTheme="minorHAnsi" w:hAnsiTheme="minorHAnsi" w:cstheme="minorBidi"/>
          <w:sz w:val="22"/>
          <w:szCs w:val="22"/>
          <w:lang w:val="en-US" w:eastAsia="nl-NL"/>
        </w:rPr>
      </w:pPr>
      <w:del w:id="150" w:author="Schutte, Peet" w:date="2026-03-20T11:30:00Z" w16du:dateUtc="2026-03-20T10:30:00Z">
        <w:r w:rsidDel="00CD4FD3">
          <w:delText>6.1</w:delText>
        </w:r>
        <w:r w:rsidDel="00CD4FD3">
          <w:rPr>
            <w:rFonts w:asciiTheme="minorHAnsi" w:hAnsiTheme="minorHAnsi" w:cstheme="minorBidi"/>
            <w:sz w:val="22"/>
            <w:szCs w:val="22"/>
            <w:lang w:val="en-US" w:eastAsia="nl-NL"/>
          </w:rPr>
          <w:tab/>
        </w:r>
        <w:r w:rsidDel="00CD4FD3">
          <w:delText>Organigram</w:delText>
        </w:r>
        <w:r w:rsidDel="00CD4FD3">
          <w:tab/>
          <w:delText>7</w:delText>
        </w:r>
      </w:del>
    </w:p>
    <w:p w14:paraId="4697A5E2" w14:textId="7FA24E48" w:rsidR="00CB00C3" w:rsidRPr="00CB00C3" w:rsidDel="00CD4FD3" w:rsidRDefault="00CB00C3">
      <w:pPr>
        <w:pStyle w:val="TOC2"/>
        <w:rPr>
          <w:del w:id="151" w:author="Schutte, Peet" w:date="2026-03-20T11:30:00Z" w16du:dateUtc="2026-03-20T10:30:00Z"/>
          <w:rFonts w:asciiTheme="minorHAnsi" w:hAnsiTheme="minorHAnsi" w:cstheme="minorBidi"/>
          <w:sz w:val="22"/>
          <w:szCs w:val="22"/>
          <w:lang w:val="en-US" w:eastAsia="nl-NL"/>
        </w:rPr>
      </w:pPr>
      <w:del w:id="152" w:author="Schutte, Peet" w:date="2026-03-20T11:30:00Z" w16du:dateUtc="2026-03-20T10:30:00Z">
        <w:r w:rsidDel="00CD4FD3">
          <w:delText>6.2</w:delText>
        </w:r>
        <w:r w:rsidDel="00CD4FD3">
          <w:rPr>
            <w:rFonts w:asciiTheme="minorHAnsi" w:hAnsiTheme="minorHAnsi" w:cstheme="minorBidi"/>
            <w:sz w:val="22"/>
            <w:szCs w:val="22"/>
            <w:lang w:val="en-US" w:eastAsia="nl-NL"/>
          </w:rPr>
          <w:tab/>
        </w:r>
        <w:r w:rsidDel="00CD4FD3">
          <w:delText>Key Personnel</w:delText>
        </w:r>
        <w:r w:rsidDel="00CD4FD3">
          <w:tab/>
          <w:delText>7</w:delText>
        </w:r>
      </w:del>
    </w:p>
    <w:p w14:paraId="42C3B7A0" w14:textId="729B7B8A" w:rsidR="00CB00C3" w:rsidRPr="00CB00C3" w:rsidDel="00CD4FD3" w:rsidRDefault="00CB00C3">
      <w:pPr>
        <w:pStyle w:val="TOC2"/>
        <w:rPr>
          <w:del w:id="153" w:author="Schutte, Peet" w:date="2026-03-20T11:30:00Z" w16du:dateUtc="2026-03-20T10:30:00Z"/>
          <w:rFonts w:asciiTheme="minorHAnsi" w:hAnsiTheme="minorHAnsi" w:cstheme="minorBidi"/>
          <w:sz w:val="22"/>
          <w:szCs w:val="22"/>
          <w:lang w:val="en-US" w:eastAsia="nl-NL"/>
        </w:rPr>
      </w:pPr>
      <w:del w:id="154" w:author="Schutte, Peet" w:date="2026-03-20T11:30:00Z" w16du:dateUtc="2026-03-20T10:30:00Z">
        <w:r w:rsidDel="00CD4FD3">
          <w:rPr>
            <w:color w:val="FF0000"/>
          </w:rPr>
          <w:delText>6.3</w:delText>
        </w:r>
        <w:r w:rsidDel="00CD4FD3">
          <w:rPr>
            <w:rFonts w:asciiTheme="minorHAnsi" w:hAnsiTheme="minorHAnsi" w:cstheme="minorBidi"/>
            <w:sz w:val="22"/>
            <w:szCs w:val="22"/>
            <w:lang w:val="en-US" w:eastAsia="nl-NL"/>
          </w:rPr>
          <w:tab/>
        </w:r>
        <w:r w:rsidDel="00CD4FD3">
          <w:rPr>
            <w:color w:val="FF0000"/>
          </w:rPr>
          <w:delText>Resource Pool</w:delText>
        </w:r>
        <w:r w:rsidDel="00CD4FD3">
          <w:tab/>
          <w:delText>8</w:delText>
        </w:r>
      </w:del>
    </w:p>
    <w:p w14:paraId="69685DDF" w14:textId="534DEBC1" w:rsidR="00CB00C3" w:rsidRPr="00CB00C3" w:rsidDel="00CD4FD3" w:rsidRDefault="00CB00C3">
      <w:pPr>
        <w:pStyle w:val="TOC2"/>
        <w:rPr>
          <w:del w:id="155" w:author="Schutte, Peet" w:date="2026-03-20T11:30:00Z" w16du:dateUtc="2026-03-20T10:30:00Z"/>
          <w:rFonts w:asciiTheme="minorHAnsi" w:hAnsiTheme="minorHAnsi" w:cstheme="minorBidi"/>
          <w:sz w:val="22"/>
          <w:szCs w:val="22"/>
          <w:lang w:val="en-US" w:eastAsia="nl-NL"/>
        </w:rPr>
      </w:pPr>
      <w:del w:id="156" w:author="Schutte, Peet" w:date="2026-03-20T11:30:00Z" w16du:dateUtc="2026-03-20T10:30:00Z">
        <w:r w:rsidDel="00CD4FD3">
          <w:delText>6.4</w:delText>
        </w:r>
        <w:r w:rsidDel="00CD4FD3">
          <w:rPr>
            <w:rFonts w:asciiTheme="minorHAnsi" w:hAnsiTheme="minorHAnsi" w:cstheme="minorBidi"/>
            <w:sz w:val="22"/>
            <w:szCs w:val="22"/>
            <w:lang w:val="en-US" w:eastAsia="nl-NL"/>
          </w:rPr>
          <w:tab/>
        </w:r>
        <w:r w:rsidDel="00CD4FD3">
          <w:delText>Contact Information</w:delText>
        </w:r>
        <w:r w:rsidDel="00CD4FD3">
          <w:tab/>
          <w:delText>8</w:delText>
        </w:r>
      </w:del>
    </w:p>
    <w:p w14:paraId="63E631AA" w14:textId="38754D8B" w:rsidR="00CB00C3" w:rsidRPr="00CB00C3" w:rsidDel="00CD4FD3" w:rsidRDefault="00CB00C3">
      <w:pPr>
        <w:pStyle w:val="TOC1"/>
        <w:rPr>
          <w:del w:id="157" w:author="Schutte, Peet" w:date="2026-03-20T11:30:00Z" w16du:dateUtc="2026-03-20T10:30:00Z"/>
          <w:rFonts w:asciiTheme="minorHAnsi" w:hAnsiTheme="minorHAnsi" w:cstheme="minorBidi"/>
          <w:caps w:val="0"/>
          <w:sz w:val="22"/>
          <w:szCs w:val="22"/>
          <w:lang w:val="en-US" w:eastAsia="nl-NL"/>
        </w:rPr>
      </w:pPr>
      <w:del w:id="158" w:author="Schutte, Peet" w:date="2026-03-20T11:30:00Z" w16du:dateUtc="2026-03-20T10:30:00Z">
        <w:r w:rsidDel="00CD4FD3">
          <w:delText>7</w:delText>
        </w:r>
        <w:r w:rsidDel="00CD4FD3">
          <w:rPr>
            <w:rFonts w:asciiTheme="minorHAnsi" w:hAnsiTheme="minorHAnsi" w:cstheme="minorBidi"/>
            <w:caps w:val="0"/>
            <w:sz w:val="22"/>
            <w:szCs w:val="22"/>
            <w:lang w:val="en-US" w:eastAsia="nl-NL"/>
          </w:rPr>
          <w:tab/>
        </w:r>
        <w:r w:rsidDel="00CD4FD3">
          <w:delText>Contractual</w:delText>
        </w:r>
        <w:r w:rsidDel="00CD4FD3">
          <w:tab/>
          <w:delText>9</w:delText>
        </w:r>
      </w:del>
    </w:p>
    <w:p w14:paraId="110C380D" w14:textId="466907D7" w:rsidR="00CB00C3" w:rsidRPr="00CB00C3" w:rsidDel="00CD4FD3" w:rsidRDefault="00CB00C3">
      <w:pPr>
        <w:pStyle w:val="TOC2"/>
        <w:rPr>
          <w:del w:id="159" w:author="Schutte, Peet" w:date="2026-03-20T11:30:00Z" w16du:dateUtc="2026-03-20T10:30:00Z"/>
          <w:rFonts w:asciiTheme="minorHAnsi" w:hAnsiTheme="minorHAnsi" w:cstheme="minorBidi"/>
          <w:sz w:val="22"/>
          <w:szCs w:val="22"/>
          <w:lang w:val="en-US" w:eastAsia="nl-NL"/>
        </w:rPr>
      </w:pPr>
      <w:del w:id="160" w:author="Schutte, Peet" w:date="2026-03-20T11:30:00Z" w16du:dateUtc="2026-03-20T10:30:00Z">
        <w:r w:rsidDel="00CD4FD3">
          <w:delText>7.1</w:delText>
        </w:r>
        <w:r w:rsidDel="00CD4FD3">
          <w:rPr>
            <w:rFonts w:asciiTheme="minorHAnsi" w:hAnsiTheme="minorHAnsi" w:cstheme="minorBidi"/>
            <w:sz w:val="22"/>
            <w:szCs w:val="22"/>
            <w:lang w:val="en-US" w:eastAsia="nl-NL"/>
          </w:rPr>
          <w:tab/>
        </w:r>
        <w:r w:rsidDel="00CD4FD3">
          <w:delText>Contract basis - Terms and Conditions</w:delText>
        </w:r>
        <w:r w:rsidDel="00CD4FD3">
          <w:tab/>
          <w:delText>9</w:delText>
        </w:r>
      </w:del>
    </w:p>
    <w:p w14:paraId="1CCF16C7" w14:textId="1E2D1FED" w:rsidR="00CB00C3" w:rsidRPr="00CB00C3" w:rsidDel="00CD4FD3" w:rsidRDefault="00CB00C3">
      <w:pPr>
        <w:pStyle w:val="TOC2"/>
        <w:rPr>
          <w:del w:id="161" w:author="Schutte, Peet" w:date="2026-03-20T11:30:00Z" w16du:dateUtc="2026-03-20T10:30:00Z"/>
          <w:rFonts w:asciiTheme="minorHAnsi" w:hAnsiTheme="minorHAnsi" w:cstheme="minorBidi"/>
          <w:sz w:val="22"/>
          <w:szCs w:val="22"/>
          <w:lang w:val="en-US" w:eastAsia="nl-NL"/>
        </w:rPr>
      </w:pPr>
      <w:del w:id="162" w:author="Schutte, Peet" w:date="2026-03-20T11:30:00Z" w16du:dateUtc="2026-03-20T10:30:00Z">
        <w:r w:rsidDel="00CD4FD3">
          <w:delText>7.2</w:delText>
        </w:r>
        <w:r w:rsidDel="00CD4FD3">
          <w:rPr>
            <w:rFonts w:asciiTheme="minorHAnsi" w:hAnsiTheme="minorHAnsi" w:cstheme="minorBidi"/>
            <w:sz w:val="22"/>
            <w:szCs w:val="22"/>
            <w:lang w:val="en-US" w:eastAsia="nl-NL"/>
          </w:rPr>
          <w:tab/>
        </w:r>
        <w:r w:rsidDel="00CD4FD3">
          <w:delText>Assumptions, conditions and limitations</w:delText>
        </w:r>
        <w:r w:rsidDel="00CD4FD3">
          <w:tab/>
          <w:delText>9</w:delText>
        </w:r>
      </w:del>
    </w:p>
    <w:p w14:paraId="4FA991C8" w14:textId="42A407CE" w:rsidR="00CB00C3" w:rsidRPr="00CB00C3" w:rsidDel="00CD4FD3" w:rsidRDefault="00CB00C3">
      <w:pPr>
        <w:pStyle w:val="TOC2"/>
        <w:rPr>
          <w:del w:id="163" w:author="Schutte, Peet" w:date="2026-03-20T11:30:00Z" w16du:dateUtc="2026-03-20T10:30:00Z"/>
          <w:rFonts w:asciiTheme="minorHAnsi" w:hAnsiTheme="minorHAnsi" w:cstheme="minorBidi"/>
          <w:sz w:val="22"/>
          <w:szCs w:val="22"/>
          <w:lang w:val="en-US" w:eastAsia="nl-NL"/>
        </w:rPr>
      </w:pPr>
      <w:del w:id="164" w:author="Schutte, Peet" w:date="2026-03-20T11:30:00Z" w16du:dateUtc="2026-03-20T10:30:00Z">
        <w:r w:rsidDel="00CD4FD3">
          <w:delText>7.3</w:delText>
        </w:r>
        <w:r w:rsidDel="00CD4FD3">
          <w:rPr>
            <w:rFonts w:asciiTheme="minorHAnsi" w:hAnsiTheme="minorHAnsi" w:cstheme="minorBidi"/>
            <w:sz w:val="22"/>
            <w:szCs w:val="22"/>
            <w:lang w:val="en-US" w:eastAsia="nl-NL"/>
          </w:rPr>
          <w:tab/>
        </w:r>
        <w:r w:rsidDel="00CD4FD3">
          <w:delText>Mandatory health and safety terms</w:delText>
        </w:r>
        <w:r w:rsidDel="00CD4FD3">
          <w:tab/>
          <w:delText>9</w:delText>
        </w:r>
      </w:del>
    </w:p>
    <w:p w14:paraId="374A760E" w14:textId="5EC87135" w:rsidR="00CB00C3" w:rsidDel="00CD4FD3" w:rsidRDefault="00CB00C3">
      <w:pPr>
        <w:pStyle w:val="TOC1"/>
        <w:rPr>
          <w:del w:id="165" w:author="Schutte, Peet" w:date="2026-03-20T11:30:00Z" w16du:dateUtc="2026-03-20T10:30:00Z"/>
          <w:rFonts w:asciiTheme="minorHAnsi" w:hAnsiTheme="minorHAnsi" w:cstheme="minorBidi"/>
          <w:caps w:val="0"/>
          <w:sz w:val="22"/>
          <w:szCs w:val="22"/>
          <w:lang w:val="nl-NL" w:eastAsia="nl-NL"/>
        </w:rPr>
      </w:pPr>
      <w:del w:id="166" w:author="Schutte, Peet" w:date="2026-03-20T11:30:00Z" w16du:dateUtc="2026-03-20T10:30:00Z">
        <w:r w:rsidDel="00CD4FD3">
          <w:delText>8</w:delText>
        </w:r>
        <w:r w:rsidDel="00CD4FD3">
          <w:rPr>
            <w:rFonts w:asciiTheme="minorHAnsi" w:hAnsiTheme="minorHAnsi" w:cstheme="minorBidi"/>
            <w:caps w:val="0"/>
            <w:sz w:val="22"/>
            <w:szCs w:val="22"/>
            <w:lang w:val="nl-NL" w:eastAsia="nl-NL"/>
          </w:rPr>
          <w:tab/>
        </w:r>
        <w:r w:rsidDel="00CD4FD3">
          <w:delText>Acceptance</w:delText>
        </w:r>
        <w:r w:rsidDel="00CD4FD3">
          <w:tab/>
          <w:delText>9</w:delText>
        </w:r>
      </w:del>
    </w:p>
    <w:p w14:paraId="718C9311" w14:textId="3E9FCD1B" w:rsidR="00F37FE2" w:rsidRPr="00F37FE2" w:rsidRDefault="00F37FE2" w:rsidP="00814BAA">
      <w:r>
        <w:fldChar w:fldCharType="end"/>
      </w:r>
    </w:p>
    <w:p w14:paraId="38F2E1B2" w14:textId="4A8C4C6C" w:rsidR="00F37FE2" w:rsidRPr="00F37FE2" w:rsidRDefault="00F37FE2" w:rsidP="00814BAA">
      <w:pPr>
        <w:pStyle w:val="DNVGL-AppListing"/>
      </w:pPr>
      <w:r>
        <w:fldChar w:fldCharType="begin"/>
      </w:r>
      <w:r>
        <w:instrText xml:space="preserve"> REF e_AppendixList_1 </w:instrText>
      </w:r>
      <w:r>
        <w:fldChar w:fldCharType="separate"/>
      </w:r>
      <w:r>
        <w:rPr>
          <w:noProof/>
        </w:rPr>
        <w:t>Short Form Agreement (SFA)</w:t>
      </w:r>
      <w:r>
        <w:fldChar w:fldCharType="end"/>
      </w:r>
    </w:p>
    <w:p w14:paraId="00A7135C" w14:textId="77777777" w:rsidR="00F37FE2" w:rsidRDefault="00F37FE2"/>
    <w:p w14:paraId="7A3ECD01" w14:textId="7B29762A" w:rsidR="00EB70CF" w:rsidRPr="00F37FE2" w:rsidRDefault="00EB70CF">
      <w:pPr>
        <w:sectPr w:rsidR="00EB70CF" w:rsidRPr="00F37FE2" w:rsidSect="00F37FE2">
          <w:headerReference w:type="even" r:id="rId18"/>
          <w:headerReference w:type="default" r:id="rId19"/>
          <w:footerReference w:type="even" r:id="rId20"/>
          <w:footerReference w:type="default" r:id="rId21"/>
          <w:headerReference w:type="first" r:id="rId22"/>
          <w:footerReference w:type="first" r:id="rId23"/>
          <w:pgSz w:w="11907" w:h="16839"/>
          <w:pgMar w:top="1757" w:right="1134" w:bottom="1361" w:left="1191" w:header="774" w:footer="567" w:gutter="0"/>
          <w:pgNumType w:fmt="lowerRoman" w:start="1"/>
          <w:cols w:space="708"/>
          <w:docGrid w:linePitch="360"/>
        </w:sectPr>
      </w:pPr>
    </w:p>
    <w:p w14:paraId="564BAB41" w14:textId="77777777" w:rsidR="00F37FE2" w:rsidRPr="00F37FE2" w:rsidRDefault="00F37FE2">
      <w:pPr>
        <w:rPr>
          <w:sz w:val="2"/>
        </w:rPr>
      </w:pPr>
    </w:p>
    <w:p w14:paraId="2FF5BB40" w14:textId="57FA6231" w:rsidR="00F37FE2" w:rsidRPr="00F37FE2" w:rsidRDefault="004C51DA" w:rsidP="00814BAA">
      <w:pPr>
        <w:pStyle w:val="Heading1"/>
      </w:pPr>
      <w:bookmarkStart w:id="167" w:name="_Toc224900972"/>
      <w:r>
        <w:t>Introduction</w:t>
      </w:r>
      <w:bookmarkEnd w:id="167"/>
    </w:p>
    <w:p w14:paraId="6BD26511" w14:textId="36181763" w:rsidR="00D00097" w:rsidRDefault="00D00097" w:rsidP="00D00097">
      <w:pPr>
        <w:pStyle w:val="BodyText"/>
      </w:pPr>
      <w:r>
        <w:t>Peak Gen has requested DNV to provide stability study services in support of their submission to the NESO Long-Term 2029 (LT29) Stability Services tender. The project involves four sites across England and Wales, each proposing GE RS4 Rotating Stabilizers to provide grid stability services including short circuit current injection, inertia, and voltage support.</w:t>
      </w:r>
    </w:p>
    <w:p w14:paraId="017C2482" w14:textId="5545FB98" w:rsidR="00D00097" w:rsidRDefault="00D00097" w:rsidP="00D00097">
      <w:pPr>
        <w:pStyle w:val="BodyText"/>
      </w:pPr>
      <w:r>
        <w:t>DNV will perform RMS dynamic simulations using DIgSILENT PowerFactory per NESO Technical Specification V3 and Feasibility Study Requirements V5. As the RS4 machines are Grid Forming Synchronous (GBGF-S) assets, RMS modelling is the NESO-mandated approach. DNV will complete the required Tab 4 proformas to enable Peak Gen’s tender submission, with target completion in mid-April 2026.</w:t>
      </w:r>
    </w:p>
    <w:p w14:paraId="5D79FEC4" w14:textId="78D1CCC2" w:rsidR="00F37FE2" w:rsidRPr="00F37FE2" w:rsidRDefault="00D00097" w:rsidP="00D00097">
      <w:pPr>
        <w:pStyle w:val="BodyText"/>
      </w:pPr>
      <w:r>
        <w:t>Sites covered: Landulph (LAND2B 400kV), Indian Queens (INDQ2Q 400kV), Aberthaw (ABER2B 400kV), and Wilton (WILT2B 400kV). The base scope covers 4 solution variants (one per site), with additional configurations available on a time and materials basis.</w:t>
      </w:r>
    </w:p>
    <w:p w14:paraId="2C2F87F6" w14:textId="77777777" w:rsidR="00F37FE2" w:rsidRPr="00F37FE2" w:rsidRDefault="00F37FE2" w:rsidP="00814BAA">
      <w:pPr>
        <w:spacing w:after="200" w:line="276" w:lineRule="auto"/>
      </w:pPr>
      <w:r>
        <w:br w:type="page"/>
      </w:r>
    </w:p>
    <w:p w14:paraId="367FAB47" w14:textId="77777777" w:rsidR="00F37FE2" w:rsidRPr="00F37FE2" w:rsidRDefault="00F37FE2" w:rsidP="00814BAA">
      <w:pPr>
        <w:pStyle w:val="Heading1"/>
      </w:pPr>
      <w:bookmarkStart w:id="168" w:name="_Toc381193814"/>
      <w:bookmarkStart w:id="169" w:name="_Toc224900973"/>
      <w:r>
        <w:lastRenderedPageBreak/>
        <w:t>The DNV proposed solution</w:t>
      </w:r>
      <w:bookmarkEnd w:id="168"/>
      <w:bookmarkEnd w:id="169"/>
    </w:p>
    <w:p w14:paraId="5ADAA480" w14:textId="77777777" w:rsidR="00F37FE2" w:rsidRPr="00F37FE2" w:rsidRDefault="00F37FE2" w:rsidP="00814BAA">
      <w:pPr>
        <w:pStyle w:val="Heading2"/>
      </w:pPr>
      <w:bookmarkStart w:id="170" w:name="_Toc381193815"/>
      <w:bookmarkStart w:id="171" w:name="_Toc224900974"/>
      <w:r>
        <w:t>Approach</w:t>
      </w:r>
      <w:bookmarkEnd w:id="170"/>
      <w:bookmarkEnd w:id="171"/>
    </w:p>
    <w:p w14:paraId="1E1CC449" w14:textId="77777777" w:rsidR="00F37FE2" w:rsidRPr="00F37FE2" w:rsidRDefault="00F37FE2" w:rsidP="00814BAA">
      <w:pPr>
        <w:pStyle w:val="BodyText"/>
      </w:pPr>
      <w:r>
        <w:t>DNV will execute a desktop-based analytical modelling study using DIgSILENT PowerFactory. The methodology is designed to meet the accelerated tender deadline by leveraging automated batch simulations. As the GE RS4 machines are classified as Grid Forming Synchronous (GBGF-S) assets operating at 0 MW, the study will utilise RMS dynamic simulations in accordance with the NESO Feasibility Study Requirements V5.</w:t>
      </w:r>
    </w:p>
    <w:p w14:paraId="1E1CC44A" w14:textId="77777778" w:rsidR="00F37FE2" w:rsidRDefault="00F37FE2" w:rsidP="00814BAA">
      <w:pPr>
        <w:pStyle w:val="BodyText"/>
      </w:pPr>
      <w:r>
        <w:t>The study will be conducted in three phases:</w:t>
      </w:r>
    </w:p>
    <w:p w14:paraId="1E1CC44B" w14:textId="77777779" w:rsidR="00F37FE2" w:rsidRDefault="00000000" w:rsidP="00814BAA">
      <w:pPr>
        <w:pStyle w:val="BodyText"/>
      </w:pPr>
      <w:r>
        <w:t>Modelling Phase: Construction of the site-specific network models, including the Grid Entry Point (GEP) equivalents, export cables, step-up transformers, and integration of GE-provided RS4 machine and control models.</w:t>
      </w:r>
    </w:p>
    <w:p w14:paraId="1E1CC44C" w14:textId="7777777A" w:rsidR="00F37FE2" w:rsidRDefault="00000000" w:rsidP="00814BAA">
      <w:pPr>
        <w:pStyle w:val="BodyText"/>
      </w:pPr>
      <w:r>
        <w:t>Simulation Phase: Development of a Python-based automation script to interface with the PowerFactory API. This script will execute the required 84 simulations (21 tests per variant across 4 sites) with high-resolution data capture at 1ms intervals.</w:t>
      </w:r>
    </w:p>
    <w:p w14:paraId="1E1CC44D" w14:textId="7777777B" w:rsidR="00F37FE2" w:rsidRDefault="00000000" w:rsidP="00814BAA">
      <w:pPr>
        <w:pStyle w:val="BodyText"/>
      </w:pPr>
      <w:r>
        <w:t>Compliance Phase: Automated extraction of performance metrics (short-circuit current at 40ms and inertia values per NESO Equation 1) to populate the NESO technical returns.</w:t>
      </w:r>
    </w:p>
    <w:p w14:paraId="50A2F19F" w14:textId="77777777" w:rsidR="00F37FE2" w:rsidRPr="00F37FE2" w:rsidRDefault="00F37FE2" w:rsidP="00814BAA">
      <w:pPr>
        <w:pStyle w:val="Heading2"/>
      </w:pPr>
      <w:bookmarkStart w:id="172" w:name="_Toc381193816"/>
      <w:bookmarkStart w:id="173" w:name="_Toc224900975"/>
      <w:r>
        <w:t>Deliverables</w:t>
      </w:r>
      <w:bookmarkEnd w:id="172"/>
      <w:bookmarkEnd w:id="173"/>
    </w:p>
    <w:p w14:paraId="68DA2AB5" w14:textId="77777780" w:rsidR="00F37FE2" w:rsidRDefault="00000000" w:rsidP="00814BAA">
      <w:pPr>
        <w:pStyle w:val="BodyText"/>
      </w:pPr>
      <w:r>
        <w:t>The Client will receive the following deliverables:</w:t>
      </w:r>
    </w:p>
    <w:p w14:paraId="68DA2AB7" w14:textId="77777781" w:rsidR="00F37FE2" w:rsidRDefault="00000000" w:rsidP="00814BAA">
      <w:pPr>
        <w:pStyle w:val="BodyText"/>
      </w:pPr>
      <w:r>
        <w:t>1. Technical Feasibility Report: Engineering report per NESO template with narratives and time-series plots for all 21 tests per variant.</w:t>
      </w:r>
    </w:p>
    <w:p w14:paraId="68DA2AB8" w14:textId="77777782" w:rsidR="00F37FE2" w:rsidRDefault="00000000" w:rsidP="00814BAA">
      <w:pPr>
        <w:pStyle w:val="BodyText"/>
      </w:pPr>
      <w:r>
        <w:t>2. Completed Technical Proforma: Tab 4 of LT2029 Stability Technical Proforma V4 for 4 configurations.</w:t>
      </w:r>
    </w:p>
    <w:p w14:paraId="68DA2AB9" w14:textId="77777783" w:rsidR="00F37FE2" w:rsidRDefault="00000000" w:rsidP="00814BAA">
      <w:pPr>
        <w:pStyle w:val="BodyText"/>
      </w:pPr>
      <w:r>
        <w:t>3. Simulation Datasets: CSV/Excel files with positive sequence RMS results, 1ms resolution, per NESO format.</w:t>
      </w:r>
    </w:p>
    <w:p w14:paraId="68DA2ABA" w14:textId="77777784" w:rsidR="00F37FE2" w:rsidRDefault="00000000" w:rsidP="00814BAA">
      <w:pPr>
        <w:pStyle w:val="BodyText"/>
      </w:pPr>
      <w:r>
        <w:t>4. PowerFactory Models: Finalized project files (.pfd) for the 4 site configurations.</w:t>
      </w:r>
    </w:p>
    <w:p w14:paraId="68DA2AB6" w14:textId="77777777" w:rsidR="00F37FE2" w:rsidRPr="00F37FE2" w:rsidRDefault="00F37FE2" w:rsidP="00814BAA">
      <w:pPr>
        <w:pStyle w:val="Heading2"/>
      </w:pPr>
      <w:bookmarkStart w:id="174" w:name="_Toc381193817"/>
      <w:bookmarkStart w:id="175" w:name="_Toc224900976"/>
      <w:r>
        <w:t>Alternative and/or optional work</w:t>
      </w:r>
      <w:bookmarkEnd w:id="174"/>
      <w:bookmarkEnd w:id="175"/>
    </w:p>
    <w:p w14:paraId="292174DD" w14:textId="3FC67E43" w:rsidR="00F37FE2" w:rsidRPr="00F37FE2" w:rsidRDefault="00F37FE2" w:rsidP="00814BAA">
      <w:pPr>
        <w:pStyle w:val="BodyText"/>
      </w:pPr>
      <w:r>
        <w:t>The following services are excluded from the base scope but available on request:</w:t>
      </w:r>
    </w:p>
    <w:p w14:paraId="292174DE" w14:textId="77777790" w:rsidR="00F37FE2" w:rsidRDefault="00000000" w:rsidP="00814BAA">
      <w:pPr>
        <w:pStyle w:val="BodyText"/>
      </w:pPr>
      <w:r>
        <w:t>- EMT sensitivity analysis (PSCAD or PowerFactory) if NESO/NGET requires sub-cycle transient verification.</w:t>
      </w:r>
    </w:p>
    <w:p w14:paraId="292174DF" w14:textId="77777791" w:rsidR="00F37FE2" w:rsidRDefault="00000000" w:rsidP="00814BAA">
      <w:pPr>
        <w:pStyle w:val="BodyText"/>
      </w:pPr>
      <w:r>
        <w:t>- Reactive power optimisation studies on transformer tap settings or impedances.</w:t>
      </w:r>
    </w:p>
    <w:p w14:paraId="292174E0" w14:textId="77777792" w:rsidR="00F37FE2" w:rsidRDefault="00000000" w:rsidP="00814BAA">
      <w:pPr>
        <w:pStyle w:val="BodyText"/>
      </w:pPr>
      <w:r>
        <w:t>- Additional configuration variants beyond the 4 included, priced on T&amp;M basis.</w:t>
      </w:r>
    </w:p>
    <w:p w14:paraId="038D1D07" w14:textId="77777777" w:rsidR="00F37FE2" w:rsidRPr="00F37FE2" w:rsidRDefault="00F37FE2" w:rsidP="00814BAA">
      <w:pPr>
        <w:pStyle w:val="BodyText"/>
      </w:pPr>
    </w:p>
    <w:p w14:paraId="579F47BE" w14:textId="77777777" w:rsidR="00F37FE2" w:rsidRPr="00F37FE2" w:rsidRDefault="00F37FE2" w:rsidP="00814BAA">
      <w:pPr>
        <w:pStyle w:val="BodyText"/>
      </w:pPr>
    </w:p>
    <w:p w14:paraId="149038B1" w14:textId="77777777" w:rsidR="00F37FE2" w:rsidRPr="00F37FE2" w:rsidRDefault="00F37FE2" w:rsidP="00814BAA">
      <w:pPr>
        <w:spacing w:after="200" w:line="276" w:lineRule="auto"/>
      </w:pPr>
      <w:r>
        <w:br w:type="page"/>
      </w:r>
    </w:p>
    <w:p w14:paraId="7BDB8AA8" w14:textId="77777777" w:rsidR="00F37FE2" w:rsidRPr="00F37FE2" w:rsidRDefault="00F37FE2" w:rsidP="00814BAA">
      <w:pPr>
        <w:pStyle w:val="Heading1"/>
      </w:pPr>
      <w:bookmarkStart w:id="176" w:name="_Toc224900977"/>
      <w:r>
        <w:lastRenderedPageBreak/>
        <w:t>Scope of work</w:t>
      </w:r>
      <w:bookmarkEnd w:id="176"/>
    </w:p>
    <w:p w14:paraId="0D10A919" w14:textId="587848FD" w:rsidR="00F37FE2" w:rsidRPr="00F37FE2" w:rsidRDefault="00F37FE2" w:rsidP="00814BAA">
      <w:pPr>
        <w:pStyle w:val="DNVGL-Hidden"/>
      </w:pPr>
    </w:p>
    <w:p w14:paraId="5333E0FF" w14:textId="77777777" w:rsidR="00F37FE2" w:rsidRPr="00F37FE2" w:rsidRDefault="00F37FE2" w:rsidP="00814BAA">
      <w:pPr>
        <w:pStyle w:val="BodyText"/>
      </w:pPr>
      <w:r>
        <w:t>The work is organised into five sequential tasks to ensure all technical requirements for the NESO LT2029 tender are met.</w:t>
      </w:r>
    </w:p>
    <w:p w14:paraId="5333E100" w14:textId="77777800" w:rsidR="00F37FE2" w:rsidRDefault="00000000" w:rsidP="00814BAA">
      <w:pPr>
        <w:pStyle w:val="BodyText"/>
      </w:pPr>
      <w:r>
        <w:rPr>
          <w:b/>
        </w:rPr>
        <w:t>Task 1: Project Initiation and Data Review</w:t>
      </w:r>
    </w:p>
    <w:p w14:paraId="5333E101" w14:textId="77777801" w:rsidR="00F37FE2" w:rsidRDefault="00000000" w:rsidP="00814BAA">
      <w:pPr>
        <w:pStyle w:val="BodyText"/>
      </w:pPr>
      <w:r>
        <w:t>Facilitate a project kick-off meeting to finalise the parameters for the four selected site configurations. Review and extract connection asset data from the NGET Feasibility Reports. Validate the NESO equivalent grid data. Assess the GE-provided PowerFactory models for RMS simulation compatibility.</w:t>
      </w:r>
    </w:p>
    <w:p w14:paraId="5333E102" w14:textId="77777802" w:rsidR="00F37FE2" w:rsidRDefault="00000000" w:rsidP="00814BAA">
      <w:pPr>
        <w:pStyle w:val="BodyText"/>
      </w:pPr>
      <w:r>
        <w:rPr>
          <w:b/>
        </w:rPr>
        <w:t>Task 2: Site-Specific Network Modelling</w:t>
      </w:r>
    </w:p>
    <w:p w14:paraId="5333E103" w14:textId="77777803" w:rsidR="00F37FE2" w:rsidRDefault="00000000" w:rsidP="00814BAA">
      <w:pPr>
        <w:pStyle w:val="BodyText"/>
      </w:pPr>
      <w:r>
        <w:t>Develop four distinct network models in PowerFactory representing the Grid Entry Points for Landulph (LAND2B 400kV), Indian Queens (INDQ2Q 400kV), Aberthaw (ABER2B 400kV), and Wilton (WILT2B 400kV). Integrate the GE RS4 synchronous machine models with excitation systems and AVR. Perform steady-state load flow initialisation.</w:t>
      </w:r>
    </w:p>
    <w:p w14:paraId="5333E104" w14:textId="77777804" w:rsidR="00F37FE2" w:rsidRDefault="00000000" w:rsidP="00814BAA">
      <w:pPr>
        <w:pStyle w:val="BodyText"/>
      </w:pPr>
      <w:r>
        <w:rPr>
          <w:b/>
        </w:rPr>
        <w:t>Task 3: Automated Simulation Execution</w:t>
      </w:r>
    </w:p>
    <w:p w14:paraId="5333E105" w14:textId="77777805" w:rsidR="00F37FE2" w:rsidRDefault="00000000" w:rsidP="00814BAA">
      <w:pPr>
        <w:pStyle w:val="BodyText"/>
      </w:pPr>
      <w:r>
        <w:t>Develop a Python script using the PowerFactory API to automate the 84 required simulations (21 tests x 4 variants). Execute Test 1 (Short-circuit, 4 steps), Test 2 (Frequency/Inertia, 9 steps), and Test 3 (Voltage angle, 8 steps) per NESO V5 requirements for zero-MW GBGF-S solutions.</w:t>
      </w:r>
    </w:p>
    <w:p w14:paraId="5333E106" w14:textId="77777806" w:rsidR="00F37FE2" w:rsidRDefault="00000000" w:rsidP="00814BAA">
      <w:pPr>
        <w:pStyle w:val="BodyText"/>
      </w:pPr>
      <w:r>
        <w:rPr>
          <w:b/>
        </w:rPr>
        <w:t>Task 4: Data Extraction and Proforma Population</w:t>
      </w:r>
    </w:p>
    <w:p w14:paraId="5333E107" w14:textId="77777807" w:rsidR="00F37FE2" w:rsidRDefault="00000000" w:rsidP="00814BAA">
      <w:pPr>
        <w:pStyle w:val="BodyText"/>
      </w:pPr>
      <w:r>
        <w:t>Extract high-resolution (1ms step) positive sequence RMS time-series data. Calculate performance metrics including minimum reactive short-circuit contribution at 40ms (kA) and effective inertia per NESO Equation 1 (MWs). Populate the NESO Technical Proforma Tab 4 (Q44-Q144) for each of the 4 variants.</w:t>
      </w:r>
    </w:p>
    <w:p w14:paraId="5333E108" w14:textId="77777808" w:rsidR="00F37FE2" w:rsidRDefault="00000000" w:rsidP="00814BAA">
      <w:pPr>
        <w:pStyle w:val="BodyText"/>
      </w:pPr>
      <w:r>
        <w:rPr>
          <w:b/>
        </w:rPr>
        <w:t>Task 5: Technical Feasibility Reporting</w:t>
      </w:r>
    </w:p>
    <w:p w14:paraId="084B8A54" w14:textId="77777777" w:rsidR="00F37FE2" w:rsidRPr="00F37FE2" w:rsidRDefault="00F37FE2" w:rsidP="00814BAA">
      <w:pPr>
        <w:pStyle w:val="BodyText"/>
      </w:pPr>
      <w:r>
        <w:t>Author the Technical Feasibility Report following the official NESO template. Generate and format all required time-series plots as evidence. Perform senior technical peer review to ensure all NESO Pass/Fail criteria are addressed.</w:t>
      </w:r>
    </w:p>
    <w:p w14:paraId="55067D60" w14:textId="77777777" w:rsidR="00F37FE2" w:rsidRPr="00F37FE2" w:rsidRDefault="00F37FE2" w:rsidP="00814BAA">
      <w:pPr>
        <w:spacing w:after="200" w:line="276" w:lineRule="auto"/>
      </w:pPr>
      <w:r>
        <w:br w:type="page"/>
      </w:r>
    </w:p>
    <w:p w14:paraId="7504A2F0" w14:textId="77777777" w:rsidR="00F37FE2" w:rsidRPr="00F37FE2" w:rsidRDefault="00F37FE2" w:rsidP="00814BAA">
      <w:pPr>
        <w:pStyle w:val="Heading1"/>
      </w:pPr>
      <w:bookmarkStart w:id="177" w:name="_Toc224900978"/>
      <w:r>
        <w:lastRenderedPageBreak/>
        <w:t>Schedule</w:t>
      </w:r>
      <w:bookmarkEnd w:id="177"/>
    </w:p>
    <w:p w14:paraId="6A5DED0F" w14:textId="77777777" w:rsidR="00F37FE2" w:rsidRPr="00F37FE2" w:rsidRDefault="00F37FE2" w:rsidP="00814BAA">
      <w:pPr>
        <w:pStyle w:val="BodyText"/>
      </w:pPr>
      <w:r>
        <w:t>The total project duration is estimated to be four to five weeks from the Notice to Proceed (NTP) and receipt of all required input data. This schedule is designed to facilitate a final tender submission by the mid-to-late April 2026 deadline.</w:t>
      </w:r>
    </w:p>
    <w:p w14:paraId="6A5DED10" w14:textId="77777810" w:rsidR="00F37FE2" w:rsidRDefault="00000000" w:rsidP="00814BAA">
      <w:pPr>
        <w:pStyle w:val="BodyText"/>
      </w:pPr>
      <w:r>
        <w:t>Week 1: Project Kick-off and Data Freeze - Receipt of NESO Effectiveness Sheet, GE PowerFactory models, final site specifications.</w:t>
      </w:r>
    </w:p>
    <w:p w14:paraId="6A5DED11" w14:textId="77777811" w:rsidR="00F37FE2" w:rsidRDefault="00000000" w:rsidP="00814BAA">
      <w:pPr>
        <w:pStyle w:val="BodyText"/>
      </w:pPr>
      <w:r>
        <w:t>Week 2: Network Modelling Complete - Site-specific models and steady-state initialisation for 4 variants.</w:t>
      </w:r>
    </w:p>
    <w:p w14:paraId="6A5DED12" w14:textId="77777812" w:rsidR="00F37FE2" w:rsidRDefault="00000000" w:rsidP="00814BAA">
      <w:pPr>
        <w:pStyle w:val="BodyText"/>
      </w:pPr>
      <w:r>
        <w:t>Week 3: Simulations Complete - Automated execution of 84 test runs and raw data extraction.</w:t>
      </w:r>
    </w:p>
    <w:p w14:paraId="6A5DED13" w14:textId="77777813" w:rsidR="00F37FE2" w:rsidRDefault="00000000" w:rsidP="00814BAA">
      <w:pPr>
        <w:pStyle w:val="BodyText"/>
      </w:pPr>
      <w:r>
        <w:t>Week 4: Draft Deliverables - Draft Technical Feasibility Report and populated NESO Proforma for Client review.</w:t>
      </w:r>
    </w:p>
    <w:p w14:paraId="6A5DED14" w14:textId="77777814" w:rsidR="00F37FE2" w:rsidRDefault="00000000" w:rsidP="00814BAA">
      <w:pPr>
        <w:pStyle w:val="BodyText"/>
      </w:pPr>
      <w:r>
        <w:t>Week 5: Final Handover - Implementation of final adjustments and delivery of tender-ready documents.</w:t>
      </w:r>
    </w:p>
    <w:p w14:paraId="305C3E5A" w14:textId="77777777" w:rsidR="00F37FE2" w:rsidRPr="00F37FE2" w:rsidRDefault="00F37FE2" w:rsidP="00814BAA">
      <w:pPr>
        <w:pStyle w:val="BodyText"/>
      </w:pPr>
      <w:r>
        <w:t>Key Dependencies: This schedule is strictly dependent upon the timely provision of data by the Client and third parties. GE RS4 PowerFactory models are assumed available at project start. Any delays in receiving input data will result in a corresponding adjustment to the final delivery date.</w:t>
      </w:r>
    </w:p>
    <w:p w14:paraId="5DD0DDBB" w14:textId="77777777" w:rsidR="00F37FE2" w:rsidRPr="00F37FE2" w:rsidRDefault="00F37FE2" w:rsidP="00814BAA">
      <w:pPr>
        <w:spacing w:after="200" w:line="276" w:lineRule="auto"/>
      </w:pPr>
      <w:r>
        <w:br w:type="page"/>
      </w:r>
    </w:p>
    <w:p w14:paraId="30D74360" w14:textId="77777777" w:rsidR="00F37FE2" w:rsidRPr="00F37FE2" w:rsidRDefault="00F37FE2" w:rsidP="00814BAA">
      <w:pPr>
        <w:pStyle w:val="Heading1"/>
      </w:pPr>
      <w:bookmarkStart w:id="178" w:name="_Toc224900979"/>
      <w:r>
        <w:lastRenderedPageBreak/>
        <w:t>Compensation</w:t>
      </w:r>
      <w:bookmarkEnd w:id="178"/>
    </w:p>
    <w:p w14:paraId="4D4077B1" w14:textId="77777777" w:rsidR="00F37FE2" w:rsidRPr="00F37FE2" w:rsidRDefault="00F37FE2" w:rsidP="00814BAA">
      <w:pPr>
        <w:pStyle w:val="Heading2"/>
      </w:pPr>
      <w:bookmarkStart w:id="179" w:name="_Toc224900980"/>
      <w:r>
        <w:t>General</w:t>
      </w:r>
      <w:bookmarkEnd w:id="179"/>
      <w:r>
        <w:t xml:space="preserve"> </w:t>
      </w:r>
    </w:p>
    <w:p w14:paraId="2E01ACDE" w14:textId="4548DCDF" w:rsidR="00267DA1" w:rsidRPr="00F37FE2" w:rsidRDefault="004B0B62" w:rsidP="00267DA1">
      <w:pPr>
        <w:pStyle w:val="BodyText"/>
      </w:pPr>
      <w:r>
        <w:t xml:space="preserve">The project will be invoiced based on a </w:t>
      </w:r>
      <w:r>
        <w:rPr>
          <w:color w:val="FF0000"/>
        </w:rPr>
        <w:t xml:space="preserve">lump sum </w:t>
      </w:r>
      <w:r>
        <w:t xml:space="preserve">basis, adding up to, </w:t>
      </w:r>
      <w:r w:rsidR="00D75777">
        <w:rPr>
          <w:b/>
        </w:rPr>
        <w:t>€67,339</w:t>
      </w:r>
      <w:r>
        <w:t xml:space="preserve">, rates and prices provided in this proposal are quoted in </w:t>
      </w:r>
      <w:sdt>
        <w:sdtPr>
          <w:alias w:val="Currency code"/>
          <w:tag w:val="CurrencyCode"/>
          <w:id w:val="-2146102939"/>
          <w:placeholder>
            <w:docPart w:val="E4DB067BEA3343728117AF63D3171B05"/>
          </w:placeholder>
          <w:showingPlcHdr/>
          <w:dataBinding w:xpath="//Tag[@name='CurrencyCode']" w:storeItemID="{9B080735-027D-44B9-A4A0-910DD22B4D04}"/>
          <w:text/>
        </w:sdtPr>
        <w:sdtContent>
          <w:r>
            <w:rPr>
              <w:vanish/>
            </w:rPr>
            <w:t>[currency]</w:t>
          </w:r>
        </w:sdtContent>
      </w:sdt>
      <w:r>
        <w:t xml:space="preserve"> and exclusive of VAT or any other similar taxes.</w:t>
      </w:r>
    </w:p>
    <w:p w14:paraId="4A855649" w14:textId="77777777" w:rsidR="004B0B62" w:rsidRPr="004B0B62" w:rsidRDefault="004B0B62" w:rsidP="004B0B62">
      <w:pPr>
        <w:pStyle w:val="BodyText"/>
      </w:pPr>
      <w:r>
        <w:t xml:space="preserve">Prices are exclusive of any form of withholding tax, sales tax, value added tax (VAT), goods &amp; services tax, custom, excise &amp; stamp duties and/or any other similar taxes including any surcharges levied thereon (hereinafter: Taxes). At contract negotiations it will be determined whether any Taxes will be applicable under the mandatory laws. </w:t>
      </w:r>
    </w:p>
    <w:p w14:paraId="784C1BD6" w14:textId="5F7DEFA8" w:rsidR="004B0B62" w:rsidRPr="004B0B62" w:rsidRDefault="004B0B62" w:rsidP="004B0B62">
      <w:pPr>
        <w:pStyle w:val="BodyText"/>
      </w:pPr>
      <w:r>
        <w:t>If and to the extent Customer has to withhold taxes, such as withholding tax, or other governmental charges according to the mandatory laws, Customer shall withhold and deduct such amounts from payments to DNV and pay the amount to the competent tax authority.</w:t>
      </w:r>
    </w:p>
    <w:p w14:paraId="1AD4E179" w14:textId="09A9FDFF" w:rsidR="004B0B62" w:rsidRPr="004B0B62" w:rsidRDefault="004B0B62" w:rsidP="004B0B62">
      <w:pPr>
        <w:pStyle w:val="BodyText"/>
      </w:pPr>
      <w:r>
        <w:t>In the event that such Taxes are applicable and payable in respect of the prices, DNV retains the right to adjust the prices in such way that the net payments to DNV are equal to the prices as represented.</w:t>
      </w:r>
    </w:p>
    <w:p w14:paraId="6C315A46" w14:textId="77777777" w:rsidR="00F37FE2" w:rsidRPr="00F37FE2" w:rsidRDefault="00F37FE2" w:rsidP="00814BAA">
      <w:pPr>
        <w:pStyle w:val="Heading2"/>
      </w:pPr>
      <w:bookmarkStart w:id="180" w:name="_Toc224900981"/>
      <w:r>
        <w:t>Lump sums</w:t>
      </w:r>
      <w:bookmarkEnd w:id="180"/>
    </w:p>
    <w:sdt>
      <w:sdtPr>
        <w:id w:val="-1701775722"/>
        <w:lock w:val="contentLocked"/>
        <w:placeholder>
          <w:docPart w:val="31B60DE38E904DEA96DE65ADB40957ED"/>
        </w:placeholder>
        <w:group/>
      </w:sdtPr>
      <w:sdtContent>
        <w:p w14:paraId="3C6122F8" w14:textId="5DF2889A" w:rsidR="00F37FE2" w:rsidRPr="00F37FE2" w:rsidRDefault="00F37FE2" w:rsidP="00814BAA">
          <w:pPr>
            <w:pStyle w:val="DNVGL-Hidden"/>
          </w:pPr>
          <w:r>
            <w:t>Specify total lump sum and/or specify activities (and CTR ID’s) and associated lump sums in tabular form, if relevant.</w:t>
          </w:r>
        </w:p>
        <w:p w14:paraId="75876187" w14:textId="77777777" w:rsidR="00F37FE2" w:rsidRPr="00F37FE2" w:rsidRDefault="00F37FE2" w:rsidP="00814BAA">
          <w:pPr>
            <w:pStyle w:val="DNVGL-Hidden"/>
          </w:pPr>
          <w:r>
            <w:t>Remove this subsection if not relevant.</w:t>
          </w:r>
        </w:p>
        <w:p w14:paraId="65B56549" w14:textId="4342C8D8" w:rsidR="00F37FE2" w:rsidRPr="00F37FE2" w:rsidRDefault="00F37FE2" w:rsidP="00814BAA">
          <w:pPr>
            <w:pStyle w:val="DNVGL-Hidden"/>
          </w:pPr>
          <w:r>
            <w:t>Validity of lump sums and reference to 5.4.</w:t>
          </w:r>
        </w:p>
      </w:sdtContent>
    </w:sdt>
    <w:p w14:paraId="7AFB9B6D" w14:textId="469DA9AA" w:rsidR="00F37FE2" w:rsidRPr="00F37FE2" w:rsidRDefault="00F37FE2" w:rsidP="00814BAA">
      <w:pPr>
        <w:pStyle w:val="BodyText"/>
      </w:pPr>
      <w:r>
        <w:t>DNV proposes a fixed-fee arrangement for the base scope of work covering 4 solution variants:</w:t>
      </w:r>
    </w:p>
    <w:p w14:paraId="7AFB9B6E" w14:textId="77777820" w:rsidR="00F37FE2" w:rsidRDefault="00000000" w:rsidP="00814BAA">
      <w:pPr>
        <w:pStyle w:val="BodyText"/>
      </w:pPr>
      <w:r>
        <w:t>Task 1: Project Initiation and Data Review - 40 hours - €6,559</w:t>
      </w:r>
    </w:p>
    <w:p w14:paraId="7AFB9B6F" w14:textId="77777821" w:rsidR="00F37FE2" w:rsidRDefault="00000000" w:rsidP="00814BAA">
      <w:pPr>
        <w:pStyle w:val="BodyText"/>
      </w:pPr>
      <w:r>
        <w:t>Task 2: Site-Specific Network Modelling - 107 hours - €17,237</w:t>
      </w:r>
    </w:p>
    <w:p w14:paraId="7AFB9B70" w14:textId="77777822" w:rsidR="00F37FE2" w:rsidRDefault="00000000" w:rsidP="00814BAA">
      <w:pPr>
        <w:pStyle w:val="BodyText"/>
      </w:pPr>
      <w:r>
        <w:t>Task 3: Automated Simulation Execution - 89 hours - €14,139</w:t>
      </w:r>
    </w:p>
    <w:p w14:paraId="7AFB9B71" w14:textId="77777823" w:rsidR="00F37FE2" w:rsidRDefault="00000000" w:rsidP="00814BAA">
      <w:pPr>
        <w:pStyle w:val="BodyText"/>
      </w:pPr>
      <w:r>
        <w:t>Task 4: Data Extraction and Proforma Population - 68 hours - €10,748</w:t>
      </w:r>
    </w:p>
    <w:p w14:paraId="7AFB9B72" w14:textId="77777824" w:rsidR="00F37FE2" w:rsidRDefault="00000000" w:rsidP="00814BAA">
      <w:pPr>
        <w:pStyle w:val="BodyText"/>
      </w:pPr>
      <w:r>
        <w:t>Task 5: Technical Feasibility Reporting - 85 hours - €15,472</w:t>
      </w:r>
    </w:p>
    <w:p w14:paraId="7AFB9B73" w14:textId="77777825" w:rsidR="00F37FE2" w:rsidRDefault="00000000" w:rsidP="00814BAA">
      <w:pPr>
        <w:pStyle w:val="BodyText"/>
      </w:pPr>
      <w:r>
        <w:t>Contingency (5%) - 20 hours - €3,184</w:t>
      </w:r>
    </w:p>
    <w:p w14:paraId="7AFB9B74" w14:textId="77777826" w:rsidR="00F37FE2" w:rsidRDefault="00000000" w:rsidP="00814BAA">
      <w:pPr>
        <w:pStyle w:val="BodyText"/>
      </w:pPr>
      <w:r>
        <w:rPr>
          <w:b/>
        </w:rPr>
        <w:t>TOTAL: 409 hours - €67,339</w:t>
      </w:r>
    </w:p>
    <w:p w14:paraId="7AFB9B75" w14:textId="77777827" w:rsidR="00F37FE2" w:rsidRDefault="00000000" w:rsidP="00814BAA">
      <w:pPr>
        <w:pStyle w:val="BodyText"/>
      </w:pPr>
      <w:r>
        <w:t>Prices are quoted in EUR, exclusive of VAT. This quotation is valid for 60 days from the date of issue.</w:t>
      </w:r>
    </w:p>
    <w:p w14:paraId="42B85D76" w14:textId="77777777" w:rsidR="00F37FE2" w:rsidRPr="00F37FE2" w:rsidRDefault="00F37FE2" w:rsidP="00814BAA">
      <w:pPr>
        <w:pStyle w:val="Heading2"/>
      </w:pPr>
      <w:bookmarkStart w:id="181" w:name="_Toc224900982"/>
      <w:r>
        <w:t>Rates and Expenses</w:t>
      </w:r>
      <w:bookmarkEnd w:id="181"/>
    </w:p>
    <w:sdt>
      <w:sdtPr>
        <w:id w:val="2032218661"/>
        <w:lock w:val="contentLocked"/>
        <w:placeholder>
          <w:docPart w:val="31B60DE38E904DEA96DE65ADB40957ED"/>
        </w:placeholder>
        <w:group/>
      </w:sdtPr>
      <w:sdtContent>
        <w:p w14:paraId="35E65AEC" w14:textId="77777777" w:rsidR="00F37FE2" w:rsidRPr="00F37FE2" w:rsidRDefault="00F37FE2" w:rsidP="00814BAA">
          <w:pPr>
            <w:pStyle w:val="DNVGL-Hidden"/>
          </w:pPr>
          <w:r>
            <w:t>Remember to specify all applicable costs, including e.g.:</w:t>
          </w:r>
        </w:p>
        <w:p w14:paraId="613AEE84" w14:textId="77777777" w:rsidR="00F37FE2" w:rsidRPr="00F37FE2" w:rsidRDefault="00F37FE2" w:rsidP="00814BAA">
          <w:pPr>
            <w:pStyle w:val="DNVGL-Hidden"/>
            <w:numPr>
              <w:ilvl w:val="0"/>
              <w:numId w:val="14"/>
            </w:numPr>
          </w:pPr>
          <w:r>
            <w:t>Hourly man-hour rates, by category, for work on T&amp;M basis, estimated total if required.</w:t>
          </w:r>
        </w:p>
        <w:p w14:paraId="2CDD358A" w14:textId="77777777" w:rsidR="00F37FE2" w:rsidRPr="00F37FE2" w:rsidRDefault="00F37FE2" w:rsidP="00814BAA">
          <w:pPr>
            <w:pStyle w:val="DNVGL-Hidden"/>
            <w:numPr>
              <w:ilvl w:val="0"/>
              <w:numId w:val="14"/>
            </w:numPr>
          </w:pPr>
          <w:r>
            <w:t>Hourly man-hour rates, by category, for variations to work on lump sum basis.</w:t>
          </w:r>
        </w:p>
        <w:p w14:paraId="3D5BC513" w14:textId="77777777" w:rsidR="00F37FE2" w:rsidRPr="00F37FE2" w:rsidRDefault="00F37FE2" w:rsidP="00814BAA">
          <w:pPr>
            <w:pStyle w:val="DNVGL-Hidden"/>
            <w:numPr>
              <w:ilvl w:val="0"/>
              <w:numId w:val="14"/>
            </w:numPr>
          </w:pPr>
          <w:r>
            <w:t>Hourly man-hour rates, by category, for overtime work, or work outside normal working hours, requested by customer. This is applicable also for work on lump sum basis.</w:t>
          </w:r>
        </w:p>
        <w:p w14:paraId="04A450DC" w14:textId="77777777" w:rsidR="00F37FE2" w:rsidRPr="00F37FE2" w:rsidRDefault="00F37FE2" w:rsidP="00814BAA">
          <w:pPr>
            <w:pStyle w:val="DNVGL-Hidden"/>
            <w:numPr>
              <w:ilvl w:val="0"/>
              <w:numId w:val="14"/>
            </w:numPr>
          </w:pPr>
          <w:r>
            <w:t>Travel cost/allowances and travel time (lump sums/at cost/at cost plus).</w:t>
          </w:r>
        </w:p>
        <w:p w14:paraId="2EBEAB11" w14:textId="77777777" w:rsidR="00F37FE2" w:rsidRPr="00F37FE2" w:rsidRDefault="00F37FE2" w:rsidP="00814BAA">
          <w:pPr>
            <w:pStyle w:val="DNVGL-Hidden"/>
            <w:numPr>
              <w:ilvl w:val="0"/>
              <w:numId w:val="14"/>
            </w:numPr>
          </w:pPr>
          <w:r>
            <w:t>Licence fees (lump sums or unit costs).</w:t>
          </w:r>
        </w:p>
        <w:p w14:paraId="63B565EB" w14:textId="77777777" w:rsidR="00F37FE2" w:rsidRPr="00F37FE2" w:rsidRDefault="00F37FE2" w:rsidP="00814BAA">
          <w:pPr>
            <w:pStyle w:val="DNVGL-Hidden"/>
            <w:numPr>
              <w:ilvl w:val="0"/>
              <w:numId w:val="14"/>
            </w:numPr>
          </w:pPr>
          <w:r>
            <w:t>Laboratory costs (lump sums or unit costs).</w:t>
          </w:r>
        </w:p>
        <w:p w14:paraId="4113D1CC" w14:textId="77777777" w:rsidR="00F37FE2" w:rsidRPr="00F37FE2" w:rsidRDefault="00F37FE2" w:rsidP="00814BAA">
          <w:pPr>
            <w:pStyle w:val="DNVGL-Hidden"/>
            <w:numPr>
              <w:ilvl w:val="0"/>
              <w:numId w:val="14"/>
            </w:numPr>
          </w:pPr>
          <w:r>
            <w:t>Equipment.</w:t>
          </w:r>
        </w:p>
        <w:p w14:paraId="30644864" w14:textId="77777777" w:rsidR="00F37FE2" w:rsidRPr="00F37FE2" w:rsidRDefault="00F37FE2" w:rsidP="00814BAA">
          <w:pPr>
            <w:pStyle w:val="DNVGL-Hidden"/>
            <w:numPr>
              <w:ilvl w:val="0"/>
              <w:numId w:val="14"/>
            </w:numPr>
          </w:pPr>
          <w:r>
            <w:t>Offshore or relocation charges.</w:t>
          </w:r>
        </w:p>
        <w:p w14:paraId="1239F089" w14:textId="6C4D2B96" w:rsidR="00F37FE2" w:rsidRPr="00F37FE2" w:rsidRDefault="00F37FE2" w:rsidP="00814BAA">
          <w:pPr>
            <w:pStyle w:val="DNVGL-Hidden"/>
            <w:numPr>
              <w:ilvl w:val="0"/>
              <w:numId w:val="14"/>
            </w:numPr>
          </w:pPr>
          <w:r>
            <w:t xml:space="preserve">Validity of rates and prices and reference to </w:t>
          </w:r>
          <w:r>
            <w:fldChar w:fldCharType="begin"/>
          </w:r>
          <w:r>
            <w:instrText xml:space="preserve"> REF _Ref522793790 \r \h </w:instrText>
          </w:r>
          <w:r>
            <w:fldChar w:fldCharType="separate"/>
          </w:r>
          <w:r>
            <w:t>5.5</w:t>
          </w:r>
          <w:r>
            <w:fldChar w:fldCharType="end"/>
          </w:r>
          <w:r>
            <w:t>.</w:t>
          </w:r>
        </w:p>
      </w:sdtContent>
    </w:sdt>
    <w:p w14:paraId="7A742A69" w14:textId="77777777" w:rsidR="002A20DF" w:rsidRPr="002A20DF" w:rsidRDefault="002A20DF" w:rsidP="002A20DF">
      <w:pPr>
        <w:pStyle w:val="BodyText"/>
      </w:pPr>
      <w:r>
        <w:t xml:space="preserve">Travel and lodging expenses will be charged at actual costs and travel by car will be reimbursed at </w:t>
      </w:r>
      <w:r>
        <w:rPr>
          <w:color w:val="FF0000"/>
        </w:rPr>
        <w:t xml:space="preserve">0.35 EUR/km, </w:t>
      </w:r>
      <w:r>
        <w:t>excluding VAT.</w:t>
      </w:r>
    </w:p>
    <w:p w14:paraId="0908938A" w14:textId="77777777" w:rsidR="00F37FE2" w:rsidRPr="00F37FE2" w:rsidRDefault="00F37FE2" w:rsidP="00814BAA">
      <w:pPr>
        <w:pStyle w:val="Heading2"/>
      </w:pPr>
      <w:bookmarkStart w:id="182" w:name="_Toc224900983"/>
      <w:r>
        <w:t>Budget</w:t>
      </w:r>
      <w:bookmarkEnd w:id="182"/>
    </w:p>
    <w:sdt>
      <w:sdtPr>
        <w:id w:val="-610900329"/>
        <w:lock w:val="contentLocked"/>
        <w:placeholder>
          <w:docPart w:val="828DDAD25B144969BE94029BA4DD56CE"/>
        </w:placeholder>
        <w:group/>
      </w:sdtPr>
      <w:sdtContent>
        <w:p w14:paraId="2910C58A" w14:textId="77777777" w:rsidR="00F37FE2" w:rsidRPr="00F37FE2" w:rsidRDefault="00F37FE2" w:rsidP="00814BAA">
          <w:pPr>
            <w:pStyle w:val="DNVGL-Hidden"/>
          </w:pPr>
          <w:r>
            <w:t>For project work on T&amp;M basis there shall normally be a budget, budget summary or estimate. Avoid this being a compensation limit.</w:t>
          </w:r>
        </w:p>
      </w:sdtContent>
    </w:sdt>
    <w:p w14:paraId="0376FFA6" w14:textId="77777777" w:rsidR="00F37FE2" w:rsidRPr="00F37FE2" w:rsidRDefault="00F37FE2" w:rsidP="00814BAA">
      <w:pPr>
        <w:pStyle w:val="Heading2"/>
      </w:pPr>
      <w:bookmarkStart w:id="183" w:name="_Toc381193825"/>
      <w:bookmarkStart w:id="184" w:name="_Ref522793790"/>
      <w:bookmarkStart w:id="185" w:name="_Toc224900984"/>
      <w:r>
        <w:lastRenderedPageBreak/>
        <w:t>Adjustment of lump sums, rates and unit costs</w:t>
      </w:r>
      <w:bookmarkEnd w:id="183"/>
      <w:bookmarkEnd w:id="184"/>
      <w:bookmarkEnd w:id="185"/>
    </w:p>
    <w:sdt>
      <w:sdtPr>
        <w:id w:val="-1733150417"/>
        <w:lock w:val="contentLocked"/>
        <w:placeholder>
          <w:docPart w:val="9533D1B2D1574FB4AAA3E538F454A480"/>
        </w:placeholder>
        <w:group/>
      </w:sdtPr>
      <w:sdtContent>
        <w:p w14:paraId="073A45D8" w14:textId="77777777" w:rsidR="00F37FE2" w:rsidRPr="00F37FE2" w:rsidRDefault="00F37FE2" w:rsidP="00814BAA">
          <w:pPr>
            <w:pStyle w:val="DNVGL-Hidden"/>
          </w:pPr>
          <w:r>
            <w:t>Specify validity of rates and prices.</w:t>
          </w:r>
        </w:p>
        <w:p w14:paraId="61962E55" w14:textId="77777777" w:rsidR="00F37FE2" w:rsidRPr="00F37FE2" w:rsidRDefault="00F37FE2" w:rsidP="00814BAA">
          <w:pPr>
            <w:pStyle w:val="DNVGL-Hidden"/>
          </w:pPr>
          <w:r>
            <w:t>Include an adjustment clause and formula as applicable</w:t>
          </w:r>
        </w:p>
        <w:p w14:paraId="597C5BED" w14:textId="77777777" w:rsidR="00F37FE2" w:rsidRPr="00F37FE2" w:rsidRDefault="00F37FE2" w:rsidP="00814BAA">
          <w:pPr>
            <w:pStyle w:val="DNVGL-Hidden"/>
          </w:pPr>
          <w:r>
            <w:t>Also lump sums, or portions of lump sums, should be subject to adjustments if delayed beyond the validity date due to causes outside DNV control.</w:t>
          </w:r>
        </w:p>
      </w:sdtContent>
    </w:sdt>
    <w:p w14:paraId="12DF8644" w14:textId="77777777" w:rsidR="00F37FE2" w:rsidRPr="00F37FE2" w:rsidRDefault="00F37FE2" w:rsidP="00814BAA">
      <w:pPr>
        <w:pStyle w:val="BodyText"/>
      </w:pPr>
      <w:r>
        <w:t>All lump sums, rates, unit costs etc. quoted above are valid till &lt;date&gt;.</w:t>
      </w:r>
    </w:p>
    <w:p w14:paraId="242E9926" w14:textId="77777777" w:rsidR="00F37FE2" w:rsidRPr="00F37FE2" w:rsidRDefault="00F37FE2" w:rsidP="00814BAA">
      <w:pPr>
        <w:pStyle w:val="BodyText"/>
      </w:pPr>
      <w:r>
        <w:t>Thereafter escalation shall apply as follows:</w:t>
      </w:r>
    </w:p>
    <w:p w14:paraId="2637C0D3" w14:textId="77777777" w:rsidR="00F37FE2" w:rsidRPr="00F37FE2" w:rsidRDefault="00F37FE2" w:rsidP="00814BAA">
      <w:pPr>
        <w:pStyle w:val="Heading2"/>
      </w:pPr>
      <w:bookmarkStart w:id="186" w:name="_Toc224900985"/>
      <w:r>
        <w:t>Invoicing and Payment</w:t>
      </w:r>
      <w:bookmarkEnd w:id="186"/>
    </w:p>
    <w:sdt>
      <w:sdtPr>
        <w:id w:val="-1476908843"/>
        <w:lock w:val="contentLocked"/>
        <w:placeholder>
          <w:docPart w:val="EEA1ED1E95CF4576A362B2E50724A083"/>
        </w:placeholder>
        <w:group/>
      </w:sdtPr>
      <w:sdtContent>
        <w:p w14:paraId="43ED295B" w14:textId="77777777" w:rsidR="00F37FE2" w:rsidRPr="00F37FE2" w:rsidRDefault="00F37FE2" w:rsidP="00814BAA">
          <w:pPr>
            <w:pStyle w:val="DNVGL-Hidden"/>
          </w:pPr>
          <w:r>
            <w:t>Use one or a combination of the following alternatives. Lump sums and e.g. travel time/costs may be invoiced according to different formats.</w:t>
          </w:r>
        </w:p>
        <w:p w14:paraId="7C586591" w14:textId="77777777" w:rsidR="00F37FE2" w:rsidRPr="00F37FE2" w:rsidRDefault="00F37FE2" w:rsidP="00814BAA">
          <w:pPr>
            <w:pStyle w:val="DNVGL-Hidden"/>
          </w:pPr>
        </w:p>
        <w:p w14:paraId="663D5FE3" w14:textId="77777777" w:rsidR="00F37FE2" w:rsidRPr="00F37FE2" w:rsidRDefault="00F37FE2" w:rsidP="00814BAA">
          <w:pPr>
            <w:pStyle w:val="DNVGL-Hidden"/>
          </w:pPr>
          <w:r>
            <w:t>A: If monthly reimbursable:</w:t>
          </w:r>
        </w:p>
      </w:sdtContent>
    </w:sdt>
    <w:p w14:paraId="5B947D2D" w14:textId="77777777" w:rsidR="00F37FE2" w:rsidRPr="00F37FE2" w:rsidRDefault="00F37FE2" w:rsidP="00814BAA">
      <w:pPr>
        <w:pStyle w:val="BodyText"/>
      </w:pPr>
      <w:r>
        <w:t>Invoicing will be on a monthly reimbursable basis according to hours worked in the previous period.</w:t>
      </w:r>
    </w:p>
    <w:sdt>
      <w:sdtPr>
        <w:id w:val="-878161212"/>
        <w:lock w:val="contentLocked"/>
        <w:placeholder>
          <w:docPart w:val="B27F66C0C5404532B0C3BC96C9730719"/>
        </w:placeholder>
        <w:group/>
      </w:sdtPr>
      <w:sdtContent>
        <w:p w14:paraId="6A930EE5" w14:textId="77777777" w:rsidR="00F37FE2" w:rsidRPr="00F37FE2" w:rsidRDefault="00F37FE2" w:rsidP="00814BAA">
          <w:pPr>
            <w:pStyle w:val="DNVGL-Hidden"/>
          </w:pPr>
          <w:r>
            <w:t>B: Propose a payment plan for lump sum payment projects based on progress.</w:t>
          </w:r>
        </w:p>
      </w:sdtContent>
    </w:sdt>
    <w:p w14:paraId="26AF6872" w14:textId="77777777" w:rsidR="00F37FE2" w:rsidRPr="00F37FE2" w:rsidRDefault="00F37FE2" w:rsidP="00814BAA">
      <w:pPr>
        <w:pStyle w:val="BodyText"/>
      </w:pPr>
      <w:r>
        <w:t>Invoicing will be on a monthly basis according to estimated project progress.</w:t>
      </w:r>
    </w:p>
    <w:sdt>
      <w:sdtPr>
        <w:id w:val="561144138"/>
        <w:lock w:val="contentLocked"/>
        <w:placeholder>
          <w:docPart w:val="EDACEA79EC04416495D1EAF6EE557A5E"/>
        </w:placeholder>
        <w:group/>
      </w:sdtPr>
      <w:sdtContent>
        <w:p w14:paraId="32469D8E" w14:textId="77777777" w:rsidR="00F37FE2" w:rsidRPr="00F37FE2" w:rsidRDefault="00F37FE2" w:rsidP="00814BAA">
          <w:pPr>
            <w:pStyle w:val="DNVGL-Hidden"/>
          </w:pPr>
          <w:r>
            <w:t>C: Propose a payment plan for payment milestones linked to the lump sum payment. The below shows milestone examples. DNV shall reserve the right to convert the payment plan into alternative B in the case of project suspension or delays of e.g. 4 months duration if due to causes outside DNV control.</w:t>
          </w:r>
        </w:p>
      </w:sdtContent>
    </w:sdt>
    <w:p w14:paraId="5A1716A5" w14:textId="77777777" w:rsidR="00F37FE2" w:rsidRPr="00F37FE2" w:rsidRDefault="00F37FE2" w:rsidP="00814BAA">
      <w:pPr>
        <w:pStyle w:val="BodyText"/>
      </w:pPr>
      <w:r>
        <w:t>Invoicing will be according to the following milestones:</w:t>
      </w:r>
    </w:p>
    <w:p w14:paraId="42CC8B69" w14:textId="77777777" w:rsidR="00F37FE2" w:rsidRPr="00F37FE2" w:rsidRDefault="00F37FE2" w:rsidP="00814BAA">
      <w:pPr>
        <w:pStyle w:val="BodyText"/>
        <w:numPr>
          <w:ilvl w:val="0"/>
          <w:numId w:val="15"/>
        </w:numPr>
      </w:pPr>
      <w:r>
        <w:t>25% at signing of contract</w:t>
      </w:r>
    </w:p>
    <w:p w14:paraId="3C0D2252" w14:textId="77777777" w:rsidR="00F37FE2" w:rsidRPr="00F37FE2" w:rsidRDefault="00F37FE2" w:rsidP="00814BAA">
      <w:pPr>
        <w:pStyle w:val="BodyText"/>
        <w:numPr>
          <w:ilvl w:val="0"/>
          <w:numId w:val="15"/>
        </w:numPr>
      </w:pPr>
      <w:r>
        <w:t>15% at delivery of …</w:t>
      </w:r>
    </w:p>
    <w:p w14:paraId="5EEA8232" w14:textId="0301F77A" w:rsidR="00F37FE2" w:rsidRPr="00F37FE2" w:rsidRDefault="00F37FE2" w:rsidP="00814BAA">
      <w:pPr>
        <w:pStyle w:val="BodyText"/>
        <w:numPr>
          <w:ilvl w:val="0"/>
          <w:numId w:val="15"/>
        </w:numPr>
      </w:pPr>
      <w:r>
        <w:t>20% after first project year</w:t>
      </w:r>
    </w:p>
    <w:p w14:paraId="7E2A7C21" w14:textId="77777777" w:rsidR="00DD2E4E" w:rsidRDefault="00392933" w:rsidP="00DD2E4E">
      <w:pPr>
        <w:pStyle w:val="BodyText"/>
        <w:numPr>
          <w:ilvl w:val="0"/>
          <w:numId w:val="15"/>
        </w:numPr>
      </w:pPr>
      <w:r>
        <w:t xml:space="preserve">20%      </w:t>
      </w:r>
    </w:p>
    <w:p w14:paraId="45C0E4A2" w14:textId="0C75D4E4" w:rsidR="00F37FE2" w:rsidRDefault="00F37FE2" w:rsidP="00814BAA">
      <w:pPr>
        <w:pStyle w:val="BodyText"/>
        <w:numPr>
          <w:ilvl w:val="0"/>
          <w:numId w:val="15"/>
        </w:numPr>
      </w:pPr>
      <w:r>
        <w:t>20% at project completion</w:t>
      </w:r>
    </w:p>
    <w:p w14:paraId="7835D5F3" w14:textId="77777777" w:rsidR="00A2701C" w:rsidRPr="00A2701C" w:rsidRDefault="00A2701C" w:rsidP="00F75AA1">
      <w:pPr>
        <w:pStyle w:val="BodyText"/>
        <w:rPr>
          <w:color w:val="FF0000"/>
        </w:rPr>
      </w:pPr>
      <w:r>
        <w:rPr>
          <w:color w:val="FF0000"/>
        </w:rPr>
        <w:t>Make a choice</w:t>
      </w:r>
    </w:p>
    <w:p w14:paraId="25A22DCE" w14:textId="40076EE3" w:rsidR="00F75AA1" w:rsidRPr="00F75AA1" w:rsidRDefault="00F75AA1" w:rsidP="00F75AA1">
      <w:pPr>
        <w:pStyle w:val="BodyText"/>
      </w:pPr>
      <w:r>
        <w:t>Invoicing will be as follows: 30% advance payment, 60% to be incurred to specified deliverables (specified in detail as mentioned in chapter 2.2) and 10% upon completion.</w:t>
      </w:r>
    </w:p>
    <w:sdt>
      <w:sdtPr>
        <w:id w:val="1809667277"/>
        <w:lock w:val="contentLocked"/>
        <w:placeholder>
          <w:docPart w:val="2CD9F1DF548F434F9A94B4ADF0F6A81C"/>
        </w:placeholder>
        <w:group/>
      </w:sdtPr>
      <w:sdtContent>
        <w:p w14:paraId="43C9941D" w14:textId="77777777" w:rsidR="00F37FE2" w:rsidRPr="00F37FE2" w:rsidRDefault="00F37FE2" w:rsidP="00814BAA">
          <w:pPr>
            <w:pStyle w:val="DNVGL-Hidden"/>
          </w:pPr>
          <w:r>
            <w:t>Specify payment conditions.</w:t>
          </w:r>
        </w:p>
      </w:sdtContent>
    </w:sdt>
    <w:p w14:paraId="2743F7A6" w14:textId="77777777" w:rsidR="00F37FE2" w:rsidRPr="00F37FE2" w:rsidRDefault="00F37FE2" w:rsidP="00814BAA">
      <w:pPr>
        <w:pStyle w:val="BodyText"/>
      </w:pPr>
      <w:r>
        <w:t>Payment shall be within 30 days of the invoice date.</w:t>
      </w:r>
    </w:p>
    <w:sdt>
      <w:sdtPr>
        <w:id w:val="1115331112"/>
        <w:lock w:val="contentLocked"/>
        <w:placeholder>
          <w:docPart w:val="1F61B410AC604BDF85B242CED41CA6E0"/>
        </w:placeholder>
        <w:group/>
      </w:sdtPr>
      <w:sdtContent>
        <w:p w14:paraId="75807058" w14:textId="77777777" w:rsidR="00F37FE2" w:rsidRPr="00F37FE2" w:rsidRDefault="00F37FE2" w:rsidP="00814BAA">
          <w:pPr>
            <w:pStyle w:val="DNVGL-Hidden"/>
          </w:pPr>
          <w:r>
            <w:t>Specify late payment penalty interest conditions, either explicitly or by reference to the applicable contract terms and conditions if included there.</w:t>
          </w:r>
        </w:p>
      </w:sdtContent>
    </w:sdt>
    <w:p w14:paraId="5B62E664" w14:textId="77777777" w:rsidR="00F37FE2" w:rsidRPr="00F37FE2" w:rsidRDefault="00F37FE2" w:rsidP="00814BAA">
      <w:pPr>
        <w:pStyle w:val="BodyText"/>
      </w:pPr>
    </w:p>
    <w:p w14:paraId="7C2D5F12" w14:textId="77777777" w:rsidR="00F37FE2" w:rsidRPr="00F37FE2" w:rsidRDefault="00F37FE2" w:rsidP="00814BAA">
      <w:pPr>
        <w:pStyle w:val="BodyText"/>
      </w:pPr>
    </w:p>
    <w:p w14:paraId="73A52016" w14:textId="77777777" w:rsidR="00F37FE2" w:rsidRPr="00F37FE2" w:rsidRDefault="00F37FE2" w:rsidP="00814BAA">
      <w:pPr>
        <w:spacing w:after="200" w:line="276" w:lineRule="auto"/>
      </w:pPr>
      <w:r>
        <w:br w:type="page"/>
      </w:r>
    </w:p>
    <w:p w14:paraId="20CCD139" w14:textId="77777777" w:rsidR="00F37FE2" w:rsidRPr="00F37FE2" w:rsidRDefault="00F37FE2" w:rsidP="00814BAA">
      <w:pPr>
        <w:pStyle w:val="Heading1"/>
      </w:pPr>
      <w:bookmarkStart w:id="187" w:name="_Toc224900986"/>
      <w:r>
        <w:lastRenderedPageBreak/>
        <w:t>Project organisation</w:t>
      </w:r>
      <w:bookmarkEnd w:id="187"/>
    </w:p>
    <w:p w14:paraId="6C833A77" w14:textId="108C9AFB" w:rsidR="00F37FE2" w:rsidRPr="00F37FE2" w:rsidRDefault="00F37FE2" w:rsidP="00814BAA">
      <w:pPr>
        <w:pStyle w:val="Heading2"/>
      </w:pPr>
      <w:bookmarkStart w:id="188" w:name="_Toc224900987"/>
      <w:r>
        <w:t>Organ</w:t>
      </w:r>
      <w:r w:rsidR="00D75777">
        <w:t>o</w:t>
      </w:r>
      <w:r>
        <w:t>gram</w:t>
      </w:r>
      <w:bookmarkEnd w:id="188"/>
    </w:p>
    <w:p w14:paraId="0166E15E" w14:textId="77777777" w:rsidR="00F37FE2" w:rsidRPr="00F37FE2" w:rsidRDefault="00F37FE2" w:rsidP="00814BAA">
      <w:pPr>
        <w:pStyle w:val="BodyText"/>
      </w:pPr>
      <w:r>
        <w:t>DNV is pleased to present a team of well qualified and experienced engineers for this project.</w:t>
      </w:r>
    </w:p>
    <w:sdt>
      <w:sdtPr>
        <w:id w:val="820006514"/>
        <w:lock w:val="contentLocked"/>
        <w:placeholder>
          <w:docPart w:val="FE5DE82AC55743BD8B853FDA3AA17026"/>
        </w:placeholder>
        <w:group/>
      </w:sdtPr>
      <w:sdtContent>
        <w:p w14:paraId="62E0899F" w14:textId="77777777" w:rsidR="00F37FE2" w:rsidRPr="00F37FE2" w:rsidRDefault="00F37FE2" w:rsidP="00814BAA">
          <w:pPr>
            <w:pStyle w:val="DNVGL-Hidden"/>
          </w:pPr>
          <w:r>
            <w:t>Edit the organigram as appropriate:</w:t>
          </w:r>
        </w:p>
      </w:sdtContent>
    </w:sdt>
    <w:p w14:paraId="5B0C74A0" w14:textId="77777777" w:rsidR="00F37FE2" w:rsidRPr="00F37FE2" w:rsidRDefault="00F37FE2" w:rsidP="00814BAA">
      <w:pPr>
        <w:pStyle w:val="BodyText"/>
      </w:pPr>
      <w:r>
        <w:t>Project Manager: [TBD] - Overall delivery, client liaison, schedule management.</w:t>
      </w:r>
    </w:p>
    <w:p w14:paraId="5B0C74A1" w14:textId="77777830" w:rsidR="00F37FE2" w:rsidRDefault="00000000" w:rsidP="00814BAA">
      <w:pPr>
        <w:pStyle w:val="BodyText"/>
      </w:pPr>
      <w:r>
        <w:t>Lead Engineer: [TBD] - Technical direction, model review, report authorship.</w:t>
      </w:r>
    </w:p>
    <w:p w14:paraId="5B0C74A2" w14:textId="77777831" w:rsidR="00F37FE2" w:rsidRDefault="00000000" w:rsidP="00814BAA">
      <w:pPr>
        <w:pStyle w:val="BodyText"/>
      </w:pPr>
      <w:r>
        <w:t>Power Systems Engineer: [TBD] - Network modelling, simulation execution, data extraction.</w:t>
      </w:r>
    </w:p>
    <w:p w14:paraId="5B0C74A3" w14:textId="77777832" w:rsidR="00F37FE2" w:rsidRDefault="00000000" w:rsidP="00814BAA">
      <w:pPr>
        <w:pStyle w:val="BodyText"/>
      </w:pPr>
      <w:r>
        <w:t>Reviewer: [TBD] - Independent QA of models and deliverables.</w:t>
      </w:r>
    </w:p>
    <w:p w14:paraId="07E2F798" w14:textId="77777777" w:rsidR="00F37FE2" w:rsidRPr="00F37FE2" w:rsidRDefault="00F37FE2" w:rsidP="00814BAA">
      <w:pPr>
        <w:pStyle w:val="BodyText"/>
      </w:pPr>
      <w:r>
        <w:rPr>
          <w:noProof/>
          <w:sz w:val="20"/>
          <w:lang w:eastAsia="nb-NO"/>
        </w:rPr>
        <w:drawing>
          <wp:inline distT="0" distB="0" distL="0" distR="0" wp14:anchorId="196C4D73" wp14:editId="60FFC621">
            <wp:extent cx="5924550" cy="3362325"/>
            <wp:effectExtent l="0" t="0" r="0" b="952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2941310D" w14:textId="77777777" w:rsidR="00F37FE2" w:rsidRPr="00F37FE2" w:rsidRDefault="00F37FE2" w:rsidP="00814BAA">
      <w:pPr>
        <w:pStyle w:val="Heading2"/>
      </w:pPr>
      <w:bookmarkStart w:id="189" w:name="_Toc224900988"/>
      <w:r>
        <w:t>Key Personnel</w:t>
      </w:r>
      <w:bookmarkEnd w:id="189"/>
    </w:p>
    <w:sdt>
      <w:sdtPr>
        <w:id w:val="-1384555856"/>
        <w:lock w:val="contentLocked"/>
        <w:placeholder>
          <w:docPart w:val="EE5591689DDE4C1596213F175E31541C"/>
        </w:placeholder>
        <w:group/>
      </w:sdtPr>
      <w:sdtContent>
        <w:p w14:paraId="4503875B" w14:textId="77777777" w:rsidR="00F37FE2" w:rsidRPr="00F37FE2" w:rsidRDefault="00F37FE2" w:rsidP="00814BAA">
          <w:pPr>
            <w:pStyle w:val="DNVGL-Hidden"/>
          </w:pPr>
          <w:r>
            <w:t>The tables below may be expanded to include a column Category, showing personnel categories according to either DNV definition customer’s definition, as applicable. This is relevant especially for T&amp;M type of compensation format, but may also be applicable for variations to lump sum compensation.</w:t>
          </w:r>
        </w:p>
      </w:sdtContent>
    </w:sdt>
    <w:p w14:paraId="336C7A69" w14:textId="571CDC62" w:rsidR="00F37FE2" w:rsidRPr="00F37FE2" w:rsidRDefault="00F37FE2" w:rsidP="00814BAA">
      <w:pPr>
        <w:pStyle w:val="BodyText"/>
      </w:pPr>
      <w:r>
        <w:t xml:space="preserve">This section gives a brief presentation of proposed project members. </w:t>
      </w:r>
    </w:p>
    <w:p w14:paraId="63A0EB81" w14:textId="77777777" w:rsidR="00F37FE2" w:rsidRPr="00F37FE2" w:rsidRDefault="00F37FE2" w:rsidP="00814BAA">
      <w:pPr>
        <w:pStyle w:val="BodyText"/>
      </w:pPr>
      <w:r>
        <w:t>The proposed key personnel for the project are listed in the table below.</w:t>
      </w:r>
    </w:p>
    <w:p w14:paraId="2F779A24" w14:textId="05933C9D" w:rsidR="00F37FE2" w:rsidRPr="00F37FE2" w:rsidRDefault="00F37FE2" w:rsidP="00814BAA">
      <w:pPr>
        <w:pStyle w:val="DNVGL-capTable"/>
        <w:rPr>
          <w:noProof/>
        </w:rPr>
      </w:pPr>
      <w:r>
        <w:rPr>
          <w:noProof/>
        </w:rPr>
        <w:t xml:space="preserve">Table </w:t>
      </w:r>
      <w:r>
        <w:fldChar w:fldCharType="begin"/>
      </w:r>
      <w:r>
        <w:instrText xml:space="preserve"> STYLEREF 1 \s </w:instrText>
      </w:r>
      <w:r>
        <w:fldChar w:fldCharType="separate"/>
      </w:r>
      <w:r>
        <w:rPr>
          <w:noProof/>
        </w:rPr>
        <w:t>6</w:t>
      </w:r>
      <w:r>
        <w:fldChar w:fldCharType="end"/>
      </w:r>
      <w:r>
        <w:rPr>
          <w:noProof/>
        </w:rPr>
        <w:noBreakHyphen/>
      </w:r>
      <w:r>
        <w:rPr>
          <w:noProof/>
        </w:rPr>
        <w:fldChar w:fldCharType="begin"/>
      </w:r>
      <w:r>
        <w:rPr>
          <w:noProof/>
        </w:rPr>
        <w:instrText xml:space="preserve"> SEQ Table \* ARABIC \s 1 </w:instrText>
      </w:r>
      <w:r>
        <w:rPr>
          <w:noProof/>
        </w:rPr>
        <w:fldChar w:fldCharType="separate"/>
      </w:r>
      <w:r>
        <w:rPr>
          <w:noProof/>
        </w:rPr>
        <w:t>1</w:t>
      </w:r>
      <w:r>
        <w:rPr>
          <w:noProof/>
        </w:rPr>
        <w:fldChar w:fldCharType="end"/>
      </w:r>
      <w:r>
        <w:rPr>
          <w:noProof/>
        </w:rPr>
        <w:t xml:space="preserve">   Key Personnel</w:t>
      </w:r>
    </w:p>
    <w:tbl>
      <w:tblPr>
        <w:tblW w:w="5000" w:type="pct"/>
        <w:tblBorders>
          <w:top w:val="single" w:sz="4" w:space="0" w:color="auto"/>
          <w:bottom w:val="single" w:sz="4" w:space="0" w:color="auto"/>
        </w:tblBorders>
        <w:tblLayout w:type="fixed"/>
        <w:tblCellMar>
          <w:left w:w="0" w:type="dxa"/>
          <w:right w:w="170" w:type="dxa"/>
        </w:tblCellMar>
        <w:tblLook w:val="0000" w:firstRow="0" w:lastRow="0" w:firstColumn="0" w:lastColumn="0" w:noHBand="0" w:noVBand="0"/>
      </w:tblPr>
      <w:tblGrid>
        <w:gridCol w:w="3194"/>
        <w:gridCol w:w="3194"/>
        <w:gridCol w:w="3194"/>
      </w:tblGrid>
      <w:tr w:rsidR="00F37FE2" w:rsidRPr="00F37FE2" w14:paraId="37BE11E8" w14:textId="77777777" w:rsidTr="00814BAA">
        <w:trPr>
          <w:cantSplit/>
          <w:tblHeader/>
        </w:trPr>
        <w:tc>
          <w:tcPr>
            <w:tcW w:w="3194" w:type="dxa"/>
            <w:tcBorders>
              <w:top w:val="single" w:sz="4" w:space="0" w:color="auto"/>
              <w:bottom w:val="single" w:sz="4" w:space="0" w:color="auto"/>
            </w:tcBorders>
          </w:tcPr>
          <w:p w14:paraId="1A612E99" w14:textId="77777777" w:rsidR="00F37FE2" w:rsidRPr="00F37FE2" w:rsidRDefault="00F37FE2" w:rsidP="00814BAA">
            <w:pPr>
              <w:pStyle w:val="DNVGL-TableHeadingText"/>
              <w:keepNext w:val="0"/>
              <w:rPr>
                <w:noProof/>
              </w:rPr>
            </w:pPr>
            <w:r>
              <w:rPr>
                <w:noProof/>
              </w:rPr>
              <w:t>Name</w:t>
            </w:r>
          </w:p>
        </w:tc>
        <w:tc>
          <w:tcPr>
            <w:tcW w:w="3194" w:type="dxa"/>
            <w:tcBorders>
              <w:top w:val="single" w:sz="4" w:space="0" w:color="auto"/>
              <w:bottom w:val="single" w:sz="4" w:space="0" w:color="auto"/>
            </w:tcBorders>
          </w:tcPr>
          <w:p w14:paraId="1D455D0E" w14:textId="77777777" w:rsidR="00F37FE2" w:rsidRPr="00F37FE2" w:rsidRDefault="00F37FE2" w:rsidP="00814BAA">
            <w:pPr>
              <w:pStyle w:val="DNVGL-TableHeadingText"/>
              <w:keepNext w:val="0"/>
              <w:rPr>
                <w:noProof/>
              </w:rPr>
            </w:pPr>
            <w:r>
              <w:rPr>
                <w:noProof/>
              </w:rPr>
              <w:t>Project Role</w:t>
            </w:r>
          </w:p>
        </w:tc>
        <w:tc>
          <w:tcPr>
            <w:tcW w:w="3194" w:type="dxa"/>
            <w:tcBorders>
              <w:top w:val="single" w:sz="4" w:space="0" w:color="auto"/>
              <w:bottom w:val="single" w:sz="4" w:space="0" w:color="auto"/>
            </w:tcBorders>
            <w:tcMar>
              <w:right w:w="0" w:type="dxa"/>
            </w:tcMar>
          </w:tcPr>
          <w:p w14:paraId="090FA1C7" w14:textId="77777777" w:rsidR="00F37FE2" w:rsidRPr="00F37FE2" w:rsidRDefault="00F37FE2" w:rsidP="00814BAA">
            <w:pPr>
              <w:pStyle w:val="DNVGL-TableHeadingText"/>
              <w:keepNext w:val="0"/>
              <w:rPr>
                <w:noProof/>
              </w:rPr>
            </w:pPr>
            <w:r>
              <w:rPr>
                <w:noProof/>
              </w:rPr>
              <w:t>Key Qualification and Experience</w:t>
            </w:r>
          </w:p>
        </w:tc>
      </w:tr>
      <w:tr w:rsidR="00F37FE2" w:rsidRPr="00F37FE2" w14:paraId="039BC512" w14:textId="77777777" w:rsidTr="00814BAA">
        <w:trPr>
          <w:cantSplit/>
        </w:trPr>
        <w:tc>
          <w:tcPr>
            <w:tcW w:w="3194" w:type="dxa"/>
            <w:tcBorders>
              <w:top w:val="single" w:sz="4" w:space="0" w:color="auto"/>
            </w:tcBorders>
          </w:tcPr>
          <w:p w14:paraId="11C1B71E" w14:textId="77777777" w:rsidR="00F37FE2" w:rsidRPr="00F37FE2" w:rsidRDefault="00F37FE2" w:rsidP="00814BAA">
            <w:pPr>
              <w:pStyle w:val="DNVGL-TableText"/>
              <w:keepNext w:val="0"/>
              <w:rPr>
                <w:noProof/>
              </w:rPr>
            </w:pPr>
            <w:r>
              <w:rPr>
                <w:noProof/>
              </w:rPr>
              <w:t>NN</w:t>
            </w:r>
          </w:p>
        </w:tc>
        <w:tc>
          <w:tcPr>
            <w:tcW w:w="3194" w:type="dxa"/>
            <w:tcBorders>
              <w:top w:val="single" w:sz="4" w:space="0" w:color="auto"/>
            </w:tcBorders>
          </w:tcPr>
          <w:p w14:paraId="4F9AB877" w14:textId="77777777" w:rsidR="00F37FE2" w:rsidRPr="00F37FE2" w:rsidRDefault="00F37FE2" w:rsidP="00814BAA">
            <w:pPr>
              <w:pStyle w:val="DNVGL-TableText"/>
              <w:keepNext w:val="0"/>
              <w:rPr>
                <w:noProof/>
              </w:rPr>
            </w:pPr>
            <w:r>
              <w:rPr>
                <w:noProof/>
              </w:rPr>
              <w:t>Project Sponsor</w:t>
            </w:r>
          </w:p>
        </w:tc>
        <w:tc>
          <w:tcPr>
            <w:tcW w:w="3194" w:type="dxa"/>
            <w:tcBorders>
              <w:top w:val="single" w:sz="4" w:space="0" w:color="auto"/>
            </w:tcBorders>
            <w:tcMar>
              <w:right w:w="0" w:type="dxa"/>
            </w:tcMar>
          </w:tcPr>
          <w:p w14:paraId="7DA37A67" w14:textId="77777777" w:rsidR="00F37FE2" w:rsidRPr="00F37FE2" w:rsidRDefault="00F37FE2" w:rsidP="00814BAA">
            <w:pPr>
              <w:pStyle w:val="DNVGL-TableText"/>
              <w:keepNext w:val="0"/>
              <w:rPr>
                <w:noProof/>
              </w:rPr>
            </w:pPr>
          </w:p>
        </w:tc>
      </w:tr>
      <w:tr w:rsidR="00F37FE2" w:rsidRPr="00F37FE2" w14:paraId="5CF75DAE" w14:textId="77777777" w:rsidTr="00814BAA">
        <w:trPr>
          <w:cantSplit/>
        </w:trPr>
        <w:tc>
          <w:tcPr>
            <w:tcW w:w="3194" w:type="dxa"/>
          </w:tcPr>
          <w:p w14:paraId="09E3FC90" w14:textId="77777777" w:rsidR="00F37FE2" w:rsidRPr="00F37FE2" w:rsidRDefault="00F37FE2" w:rsidP="00814BAA">
            <w:pPr>
              <w:pStyle w:val="DNVGL-TableText"/>
              <w:keepNext w:val="0"/>
              <w:rPr>
                <w:noProof/>
              </w:rPr>
            </w:pPr>
            <w:r>
              <w:rPr>
                <w:noProof/>
              </w:rPr>
              <w:t>NN</w:t>
            </w:r>
          </w:p>
        </w:tc>
        <w:tc>
          <w:tcPr>
            <w:tcW w:w="3194" w:type="dxa"/>
          </w:tcPr>
          <w:p w14:paraId="0A5CDC8F" w14:textId="77777777" w:rsidR="00F37FE2" w:rsidRPr="00F37FE2" w:rsidRDefault="00F37FE2" w:rsidP="00814BAA">
            <w:pPr>
              <w:pStyle w:val="DNVGL-TableText"/>
              <w:keepNext w:val="0"/>
              <w:rPr>
                <w:noProof/>
              </w:rPr>
            </w:pPr>
            <w:r>
              <w:rPr>
                <w:noProof/>
              </w:rPr>
              <w:t>Project Manager</w:t>
            </w:r>
          </w:p>
        </w:tc>
        <w:tc>
          <w:tcPr>
            <w:tcW w:w="3194" w:type="dxa"/>
          </w:tcPr>
          <w:p w14:paraId="27860EED" w14:textId="77777777" w:rsidR="00F37FE2" w:rsidRPr="00F37FE2" w:rsidRDefault="00F37FE2" w:rsidP="00814BAA">
            <w:pPr>
              <w:pStyle w:val="DNVGL-TableText"/>
              <w:keepNext w:val="0"/>
              <w:rPr>
                <w:noProof/>
              </w:rPr>
            </w:pPr>
          </w:p>
        </w:tc>
      </w:tr>
      <w:tr w:rsidR="00F37FE2" w:rsidRPr="00F37FE2" w14:paraId="5B65A90B" w14:textId="77777777" w:rsidTr="00814BAA">
        <w:trPr>
          <w:cantSplit/>
        </w:trPr>
        <w:tc>
          <w:tcPr>
            <w:tcW w:w="3194" w:type="dxa"/>
          </w:tcPr>
          <w:p w14:paraId="18D1D646" w14:textId="77777777" w:rsidR="00F37FE2" w:rsidRPr="00F37FE2" w:rsidRDefault="00F37FE2" w:rsidP="00814BAA">
            <w:pPr>
              <w:pStyle w:val="DNVGL-TableText"/>
              <w:keepNext w:val="0"/>
              <w:rPr>
                <w:noProof/>
              </w:rPr>
            </w:pPr>
          </w:p>
        </w:tc>
        <w:tc>
          <w:tcPr>
            <w:tcW w:w="3194" w:type="dxa"/>
          </w:tcPr>
          <w:p w14:paraId="4515EAC9" w14:textId="77777777" w:rsidR="00F37FE2" w:rsidRPr="00F37FE2" w:rsidRDefault="00F37FE2" w:rsidP="00814BAA">
            <w:pPr>
              <w:pStyle w:val="DNVGL-TableText"/>
              <w:keepNext w:val="0"/>
              <w:rPr>
                <w:noProof/>
              </w:rPr>
            </w:pPr>
          </w:p>
        </w:tc>
        <w:tc>
          <w:tcPr>
            <w:tcW w:w="3194" w:type="dxa"/>
          </w:tcPr>
          <w:p w14:paraId="74DCF310" w14:textId="77777777" w:rsidR="00F37FE2" w:rsidRPr="00F37FE2" w:rsidRDefault="00F37FE2" w:rsidP="00814BAA">
            <w:pPr>
              <w:pStyle w:val="DNVGL-TableText"/>
              <w:keepNext w:val="0"/>
              <w:rPr>
                <w:noProof/>
              </w:rPr>
            </w:pPr>
          </w:p>
        </w:tc>
      </w:tr>
    </w:tbl>
    <w:p w14:paraId="6612EB21" w14:textId="77777777" w:rsidR="00F37FE2" w:rsidRPr="00F37FE2" w:rsidRDefault="00F37FE2" w:rsidP="00814BAA">
      <w:pPr>
        <w:pStyle w:val="BodyText"/>
      </w:pPr>
      <w:r>
        <w:t>The table below shows an overview of expert personnel and other resources that will be involved in the project on an as-needed basis.</w:t>
      </w:r>
    </w:p>
    <w:p w14:paraId="7ED32C8C" w14:textId="5E78DB57" w:rsidR="00F37FE2" w:rsidRPr="00F37FE2" w:rsidRDefault="00F37FE2" w:rsidP="00814BAA">
      <w:pPr>
        <w:pStyle w:val="DNVGL-capTable"/>
        <w:rPr>
          <w:noProof/>
        </w:rPr>
      </w:pPr>
      <w:r>
        <w:rPr>
          <w:noProof/>
        </w:rPr>
        <w:t xml:space="preserve">Table </w:t>
      </w:r>
      <w:r>
        <w:fldChar w:fldCharType="begin"/>
      </w:r>
      <w:r>
        <w:instrText xml:space="preserve"> STYLEREF 1 \s </w:instrText>
      </w:r>
      <w:r>
        <w:fldChar w:fldCharType="separate"/>
      </w:r>
      <w:r>
        <w:rPr>
          <w:noProof/>
        </w:rPr>
        <w:t>6</w:t>
      </w:r>
      <w:r>
        <w:fldChar w:fldCharType="end"/>
      </w:r>
      <w:r>
        <w:rPr>
          <w:noProof/>
        </w:rPr>
        <w:noBreakHyphen/>
      </w:r>
      <w:r>
        <w:rPr>
          <w:noProof/>
        </w:rPr>
        <w:fldChar w:fldCharType="begin"/>
      </w:r>
      <w:r>
        <w:rPr>
          <w:noProof/>
        </w:rPr>
        <w:instrText xml:space="preserve"> SEQ Table \* ARABIC \s 1 </w:instrText>
      </w:r>
      <w:r>
        <w:rPr>
          <w:noProof/>
        </w:rPr>
        <w:fldChar w:fldCharType="separate"/>
      </w:r>
      <w:r>
        <w:rPr>
          <w:noProof/>
        </w:rPr>
        <w:t>2</w:t>
      </w:r>
      <w:r>
        <w:rPr>
          <w:noProof/>
        </w:rPr>
        <w:fldChar w:fldCharType="end"/>
      </w:r>
      <w:r>
        <w:rPr>
          <w:noProof/>
        </w:rPr>
        <w:t xml:space="preserve">   Project Personnel</w:t>
      </w:r>
    </w:p>
    <w:tbl>
      <w:tblPr>
        <w:tblW w:w="5000" w:type="pct"/>
        <w:tblBorders>
          <w:top w:val="single" w:sz="4" w:space="0" w:color="auto"/>
          <w:bottom w:val="single" w:sz="4" w:space="0" w:color="auto"/>
        </w:tblBorders>
        <w:tblLayout w:type="fixed"/>
        <w:tblCellMar>
          <w:left w:w="0" w:type="dxa"/>
          <w:right w:w="170" w:type="dxa"/>
        </w:tblCellMar>
        <w:tblLook w:val="0000" w:firstRow="0" w:lastRow="0" w:firstColumn="0" w:lastColumn="0" w:noHBand="0" w:noVBand="0"/>
      </w:tblPr>
      <w:tblGrid>
        <w:gridCol w:w="3194"/>
        <w:gridCol w:w="3194"/>
        <w:gridCol w:w="3194"/>
      </w:tblGrid>
      <w:tr w:rsidR="00F37FE2" w:rsidRPr="00F37FE2" w14:paraId="4C2F5527" w14:textId="77777777" w:rsidTr="00814BAA">
        <w:trPr>
          <w:cantSplit/>
          <w:tblHeader/>
        </w:trPr>
        <w:tc>
          <w:tcPr>
            <w:tcW w:w="3194" w:type="dxa"/>
            <w:tcBorders>
              <w:top w:val="single" w:sz="4" w:space="0" w:color="auto"/>
              <w:bottom w:val="single" w:sz="4" w:space="0" w:color="auto"/>
            </w:tcBorders>
          </w:tcPr>
          <w:p w14:paraId="0660F5B8" w14:textId="77777777" w:rsidR="00F37FE2" w:rsidRPr="00F37FE2" w:rsidRDefault="00F37FE2" w:rsidP="00814BAA">
            <w:pPr>
              <w:pStyle w:val="DNVGL-TableHeadingText"/>
              <w:keepNext w:val="0"/>
              <w:rPr>
                <w:noProof/>
              </w:rPr>
            </w:pPr>
            <w:r>
              <w:rPr>
                <w:noProof/>
              </w:rPr>
              <w:t>Name</w:t>
            </w:r>
          </w:p>
        </w:tc>
        <w:tc>
          <w:tcPr>
            <w:tcW w:w="3194" w:type="dxa"/>
            <w:tcBorders>
              <w:top w:val="single" w:sz="4" w:space="0" w:color="auto"/>
              <w:bottom w:val="single" w:sz="4" w:space="0" w:color="auto"/>
            </w:tcBorders>
          </w:tcPr>
          <w:p w14:paraId="50BF34E3" w14:textId="77777777" w:rsidR="00F37FE2" w:rsidRPr="00F37FE2" w:rsidRDefault="00F37FE2" w:rsidP="00814BAA">
            <w:pPr>
              <w:pStyle w:val="DNVGL-TableHeadingText"/>
              <w:keepNext w:val="0"/>
              <w:rPr>
                <w:noProof/>
              </w:rPr>
            </w:pPr>
            <w:r>
              <w:rPr>
                <w:noProof/>
              </w:rPr>
              <w:t>Project Role</w:t>
            </w:r>
          </w:p>
        </w:tc>
        <w:tc>
          <w:tcPr>
            <w:tcW w:w="3194" w:type="dxa"/>
            <w:tcBorders>
              <w:top w:val="single" w:sz="4" w:space="0" w:color="auto"/>
              <w:bottom w:val="single" w:sz="4" w:space="0" w:color="auto"/>
            </w:tcBorders>
            <w:tcMar>
              <w:right w:w="0" w:type="dxa"/>
            </w:tcMar>
          </w:tcPr>
          <w:p w14:paraId="525CC646" w14:textId="77777777" w:rsidR="00F37FE2" w:rsidRPr="00F37FE2" w:rsidRDefault="00F37FE2" w:rsidP="00814BAA">
            <w:pPr>
              <w:pStyle w:val="DNVGL-TableHeadingText"/>
              <w:keepNext w:val="0"/>
              <w:rPr>
                <w:noProof/>
              </w:rPr>
            </w:pPr>
            <w:r>
              <w:rPr>
                <w:noProof/>
              </w:rPr>
              <w:t>Key Qualification and Experience</w:t>
            </w:r>
          </w:p>
        </w:tc>
      </w:tr>
      <w:tr w:rsidR="00F37FE2" w:rsidRPr="00F37FE2" w14:paraId="181CF942" w14:textId="77777777" w:rsidTr="00814BAA">
        <w:trPr>
          <w:cantSplit/>
        </w:trPr>
        <w:tc>
          <w:tcPr>
            <w:tcW w:w="3194" w:type="dxa"/>
            <w:tcBorders>
              <w:top w:val="single" w:sz="4" w:space="0" w:color="auto"/>
            </w:tcBorders>
          </w:tcPr>
          <w:p w14:paraId="4EE29E52" w14:textId="77777777" w:rsidR="00F37FE2" w:rsidRPr="00F37FE2" w:rsidRDefault="00F37FE2" w:rsidP="00814BAA">
            <w:pPr>
              <w:pStyle w:val="DNVGL-TableText"/>
              <w:keepNext w:val="0"/>
              <w:rPr>
                <w:noProof/>
              </w:rPr>
            </w:pPr>
            <w:r>
              <w:rPr>
                <w:noProof/>
              </w:rPr>
              <w:t>NN</w:t>
            </w:r>
          </w:p>
        </w:tc>
        <w:tc>
          <w:tcPr>
            <w:tcW w:w="3194" w:type="dxa"/>
            <w:tcBorders>
              <w:top w:val="single" w:sz="4" w:space="0" w:color="auto"/>
            </w:tcBorders>
          </w:tcPr>
          <w:p w14:paraId="66E091DE" w14:textId="77777777" w:rsidR="00F37FE2" w:rsidRPr="00F37FE2" w:rsidRDefault="00F37FE2" w:rsidP="00814BAA">
            <w:pPr>
              <w:pStyle w:val="DNVGL-TableText"/>
              <w:keepNext w:val="0"/>
              <w:rPr>
                <w:noProof/>
              </w:rPr>
            </w:pPr>
          </w:p>
        </w:tc>
        <w:tc>
          <w:tcPr>
            <w:tcW w:w="3194" w:type="dxa"/>
            <w:tcBorders>
              <w:top w:val="single" w:sz="4" w:space="0" w:color="auto"/>
            </w:tcBorders>
            <w:tcMar>
              <w:right w:w="0" w:type="dxa"/>
            </w:tcMar>
          </w:tcPr>
          <w:p w14:paraId="5048E8EF" w14:textId="77777777" w:rsidR="00F37FE2" w:rsidRPr="00F37FE2" w:rsidRDefault="00F37FE2" w:rsidP="00814BAA">
            <w:pPr>
              <w:pStyle w:val="DNVGL-TableText"/>
              <w:keepNext w:val="0"/>
              <w:rPr>
                <w:noProof/>
              </w:rPr>
            </w:pPr>
          </w:p>
        </w:tc>
      </w:tr>
      <w:tr w:rsidR="00F37FE2" w:rsidRPr="00F37FE2" w14:paraId="5722D9F5" w14:textId="77777777" w:rsidTr="00814BAA">
        <w:trPr>
          <w:cantSplit/>
        </w:trPr>
        <w:tc>
          <w:tcPr>
            <w:tcW w:w="3194" w:type="dxa"/>
          </w:tcPr>
          <w:p w14:paraId="2A932A0D" w14:textId="77777777" w:rsidR="00F37FE2" w:rsidRPr="00F37FE2" w:rsidRDefault="00F37FE2" w:rsidP="00814BAA">
            <w:pPr>
              <w:pStyle w:val="DNVGL-TableText"/>
              <w:keepNext w:val="0"/>
              <w:rPr>
                <w:noProof/>
              </w:rPr>
            </w:pPr>
            <w:r>
              <w:rPr>
                <w:noProof/>
              </w:rPr>
              <w:lastRenderedPageBreak/>
              <w:t>NN</w:t>
            </w:r>
          </w:p>
        </w:tc>
        <w:tc>
          <w:tcPr>
            <w:tcW w:w="3194" w:type="dxa"/>
          </w:tcPr>
          <w:p w14:paraId="6AC0FCBA" w14:textId="77777777" w:rsidR="00F37FE2" w:rsidRPr="00F37FE2" w:rsidRDefault="00F37FE2" w:rsidP="00814BAA">
            <w:pPr>
              <w:pStyle w:val="DNVGL-TableText"/>
              <w:keepNext w:val="0"/>
              <w:rPr>
                <w:noProof/>
              </w:rPr>
            </w:pPr>
          </w:p>
        </w:tc>
        <w:tc>
          <w:tcPr>
            <w:tcW w:w="3194" w:type="dxa"/>
          </w:tcPr>
          <w:p w14:paraId="08AC5AC5" w14:textId="77777777" w:rsidR="00F37FE2" w:rsidRPr="00F37FE2" w:rsidRDefault="00F37FE2" w:rsidP="00814BAA">
            <w:pPr>
              <w:pStyle w:val="DNVGL-TableText"/>
              <w:keepNext w:val="0"/>
              <w:rPr>
                <w:noProof/>
              </w:rPr>
            </w:pPr>
          </w:p>
        </w:tc>
      </w:tr>
      <w:tr w:rsidR="00F37FE2" w:rsidRPr="00F37FE2" w14:paraId="580AAF6B" w14:textId="77777777" w:rsidTr="00814BAA">
        <w:trPr>
          <w:cantSplit/>
        </w:trPr>
        <w:tc>
          <w:tcPr>
            <w:tcW w:w="3194" w:type="dxa"/>
          </w:tcPr>
          <w:p w14:paraId="6F107427" w14:textId="77777777" w:rsidR="00F37FE2" w:rsidRPr="00F37FE2" w:rsidRDefault="00F37FE2" w:rsidP="00814BAA">
            <w:pPr>
              <w:pStyle w:val="DNVGL-TableText"/>
              <w:keepNext w:val="0"/>
              <w:rPr>
                <w:noProof/>
              </w:rPr>
            </w:pPr>
          </w:p>
        </w:tc>
        <w:tc>
          <w:tcPr>
            <w:tcW w:w="3194" w:type="dxa"/>
          </w:tcPr>
          <w:p w14:paraId="6544E870" w14:textId="77777777" w:rsidR="00F37FE2" w:rsidRPr="00F37FE2" w:rsidRDefault="00F37FE2" w:rsidP="00814BAA">
            <w:pPr>
              <w:pStyle w:val="DNVGL-TableText"/>
              <w:keepNext w:val="0"/>
              <w:rPr>
                <w:noProof/>
              </w:rPr>
            </w:pPr>
          </w:p>
        </w:tc>
        <w:tc>
          <w:tcPr>
            <w:tcW w:w="3194" w:type="dxa"/>
          </w:tcPr>
          <w:p w14:paraId="1F95FCA9" w14:textId="77777777" w:rsidR="00F37FE2" w:rsidRPr="00F37FE2" w:rsidRDefault="00F37FE2" w:rsidP="00814BAA">
            <w:pPr>
              <w:pStyle w:val="DNVGL-TableText"/>
              <w:keepNext w:val="0"/>
              <w:rPr>
                <w:noProof/>
              </w:rPr>
            </w:pPr>
          </w:p>
        </w:tc>
      </w:tr>
    </w:tbl>
    <w:p w14:paraId="2CF87569" w14:textId="77777777" w:rsidR="00F37FE2" w:rsidRPr="00F37FE2" w:rsidRDefault="00F37FE2" w:rsidP="00814BAA">
      <w:pPr>
        <w:pStyle w:val="BodyText"/>
        <w:rPr>
          <w:noProof/>
        </w:rPr>
      </w:pPr>
      <w:r>
        <w:rPr>
          <w:noProof/>
        </w:rPr>
        <w:t>The resources listed above are based on DNV’s current availability schedule. Should project personnel availability change at the time of contract award or during the project execution, DNV will inform the customer of the changes of resources. DNV will aim at finding resources with the same level of competence as the resources listed.</w:t>
      </w:r>
    </w:p>
    <w:p w14:paraId="0BED8AE0" w14:textId="77777777" w:rsidR="00F37FE2" w:rsidRPr="00AC457E" w:rsidRDefault="00F37FE2" w:rsidP="00814BAA">
      <w:pPr>
        <w:pStyle w:val="Heading2"/>
        <w:rPr>
          <w:color w:val="FF0000"/>
        </w:rPr>
      </w:pPr>
      <w:bookmarkStart w:id="190" w:name="_Toc224900989"/>
      <w:r>
        <w:rPr>
          <w:color w:val="FF0000"/>
        </w:rPr>
        <w:t>Resource Pool</w:t>
      </w:r>
      <w:bookmarkEnd w:id="190"/>
    </w:p>
    <w:p w14:paraId="4093C200" w14:textId="77777777" w:rsidR="00452A2F" w:rsidRDefault="00452A2F" w:rsidP="00814BAA">
      <w:pPr>
        <w:pStyle w:val="BodyText"/>
        <w:rPr>
          <w:color w:val="FF0000"/>
        </w:rPr>
      </w:pPr>
      <w:r>
        <w:rPr>
          <w:color w:val="FF0000"/>
        </w:rPr>
        <w:t>(Remove if not used)</w:t>
      </w:r>
    </w:p>
    <w:p w14:paraId="32F56667" w14:textId="3D42A3D4" w:rsidR="00F37FE2" w:rsidRPr="00AC457E" w:rsidRDefault="00F37FE2" w:rsidP="00814BAA">
      <w:pPr>
        <w:pStyle w:val="BodyText"/>
        <w:rPr>
          <w:color w:val="FF0000"/>
        </w:rPr>
      </w:pPr>
      <w:r>
        <w:rPr>
          <w:color w:val="FF0000"/>
        </w:rPr>
        <w:t>The core project team will draw on resources from DNV’s large resource pool as required. This will ensure flexibility where urgent and additional work is required.</w:t>
      </w:r>
    </w:p>
    <w:p w14:paraId="0B664BA6" w14:textId="77777777" w:rsidR="00F37FE2" w:rsidRPr="00AC457E" w:rsidRDefault="00F37FE2" w:rsidP="00814BAA">
      <w:pPr>
        <w:pStyle w:val="BodyText"/>
        <w:rPr>
          <w:color w:val="FF0000"/>
        </w:rPr>
      </w:pPr>
      <w:r>
        <w:rPr>
          <w:color w:val="FF0000"/>
        </w:rPr>
        <w:t>DNV would like to emphasize that we have a large pool of highly qualified engineers/consultants/inspectors available within numerous disciplines. If needed due to changes in the schedule or scope of work, or to resolve additional customer challenges, a significant number of very experienced resources can be mobilized for the project.</w:t>
      </w:r>
    </w:p>
    <w:p w14:paraId="6E70C4B1" w14:textId="77777777" w:rsidR="00F37FE2" w:rsidRPr="00F37FE2" w:rsidRDefault="00F37FE2" w:rsidP="00814BAA">
      <w:pPr>
        <w:pStyle w:val="Heading2"/>
      </w:pPr>
      <w:bookmarkStart w:id="191" w:name="_Toc224900990"/>
      <w:r>
        <w:t>Contact Information</w:t>
      </w:r>
      <w:bookmarkEnd w:id="191"/>
    </w:p>
    <w:p w14:paraId="7736ACA3" w14:textId="77777777" w:rsidR="00F37FE2" w:rsidRPr="00F37FE2" w:rsidRDefault="00F37FE2" w:rsidP="00814BAA">
      <w:pPr>
        <w:pStyle w:val="BodyText"/>
      </w:pPr>
      <w:r>
        <w:t>The contact person(s) shown in the table below will be pleased to answer any queries you may have in respect of this proposal.</w:t>
      </w:r>
    </w:p>
    <w:p w14:paraId="0789F09D" w14:textId="769A59DA" w:rsidR="00F37FE2" w:rsidRPr="00F37FE2" w:rsidRDefault="00F37FE2" w:rsidP="00814BAA">
      <w:pPr>
        <w:pStyle w:val="DNVGL-capTable"/>
      </w:pPr>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3</w:t>
      </w:r>
      <w:r>
        <w:fldChar w:fldCharType="end"/>
      </w:r>
      <w:r>
        <w:t xml:space="preserve">   Contact information</w:t>
      </w:r>
    </w:p>
    <w:tbl>
      <w:tblPr>
        <w:tblW w:w="5000" w:type="pct"/>
        <w:tblBorders>
          <w:top w:val="single" w:sz="4" w:space="0" w:color="auto"/>
          <w:bottom w:val="single" w:sz="4" w:space="0" w:color="auto"/>
        </w:tblBorders>
        <w:tblCellMar>
          <w:left w:w="0" w:type="dxa"/>
          <w:right w:w="170" w:type="dxa"/>
        </w:tblCellMar>
        <w:tblLook w:val="04A0" w:firstRow="1" w:lastRow="0" w:firstColumn="1" w:lastColumn="0" w:noHBand="0" w:noVBand="1"/>
      </w:tblPr>
      <w:tblGrid>
        <w:gridCol w:w="1985"/>
        <w:gridCol w:w="1844"/>
        <w:gridCol w:w="1983"/>
        <w:gridCol w:w="3770"/>
      </w:tblGrid>
      <w:tr w:rsidR="00F37FE2" w:rsidRPr="00F37FE2" w14:paraId="1E278F74" w14:textId="77777777" w:rsidTr="00814BAA">
        <w:trPr>
          <w:cantSplit/>
          <w:tblHeader/>
        </w:trPr>
        <w:tc>
          <w:tcPr>
            <w:tcW w:w="1036" w:type="pct"/>
            <w:tcBorders>
              <w:top w:val="single" w:sz="4" w:space="0" w:color="auto"/>
              <w:left w:val="nil"/>
              <w:bottom w:val="single" w:sz="4" w:space="0" w:color="auto"/>
              <w:right w:val="nil"/>
            </w:tcBorders>
            <w:hideMark/>
          </w:tcPr>
          <w:p w14:paraId="51E07334" w14:textId="77777777" w:rsidR="00F37FE2" w:rsidRPr="00F37FE2" w:rsidRDefault="00F37FE2" w:rsidP="00814BAA">
            <w:pPr>
              <w:keepLines/>
              <w:spacing w:before="20" w:after="20" w:line="276" w:lineRule="auto"/>
              <w:rPr>
                <w:b/>
                <w:sz w:val="16"/>
              </w:rPr>
            </w:pPr>
            <w:r>
              <w:rPr>
                <w:b/>
                <w:sz w:val="16"/>
              </w:rPr>
              <w:t>Name</w:t>
            </w:r>
          </w:p>
        </w:tc>
        <w:tc>
          <w:tcPr>
            <w:tcW w:w="962" w:type="pct"/>
            <w:tcBorders>
              <w:top w:val="single" w:sz="4" w:space="0" w:color="auto"/>
              <w:left w:val="nil"/>
              <w:bottom w:val="single" w:sz="4" w:space="0" w:color="auto"/>
              <w:right w:val="nil"/>
            </w:tcBorders>
            <w:hideMark/>
          </w:tcPr>
          <w:p w14:paraId="2AB06643" w14:textId="77777777" w:rsidR="00F37FE2" w:rsidRPr="00F37FE2" w:rsidRDefault="00F37FE2" w:rsidP="00814BAA">
            <w:pPr>
              <w:keepLines/>
              <w:spacing w:before="20" w:after="20" w:line="276" w:lineRule="auto"/>
              <w:rPr>
                <w:b/>
                <w:sz w:val="16"/>
              </w:rPr>
            </w:pPr>
            <w:r>
              <w:rPr>
                <w:b/>
                <w:sz w:val="16"/>
              </w:rPr>
              <w:t>Title</w:t>
            </w:r>
          </w:p>
        </w:tc>
        <w:tc>
          <w:tcPr>
            <w:tcW w:w="1035" w:type="pct"/>
            <w:tcBorders>
              <w:top w:val="single" w:sz="4" w:space="0" w:color="auto"/>
              <w:left w:val="nil"/>
              <w:bottom w:val="single" w:sz="4" w:space="0" w:color="auto"/>
              <w:right w:val="nil"/>
            </w:tcBorders>
            <w:hideMark/>
          </w:tcPr>
          <w:p w14:paraId="4C4FE00C" w14:textId="77777777" w:rsidR="00F37FE2" w:rsidRPr="00F37FE2" w:rsidRDefault="00F37FE2" w:rsidP="00814BAA">
            <w:pPr>
              <w:keepLines/>
              <w:spacing w:before="20" w:after="20" w:line="276" w:lineRule="auto"/>
              <w:rPr>
                <w:b/>
                <w:sz w:val="16"/>
              </w:rPr>
            </w:pPr>
            <w:r>
              <w:rPr>
                <w:b/>
                <w:sz w:val="16"/>
              </w:rPr>
              <w:t>Telephone No.</w:t>
            </w:r>
          </w:p>
        </w:tc>
        <w:tc>
          <w:tcPr>
            <w:tcW w:w="1967" w:type="pct"/>
            <w:tcBorders>
              <w:top w:val="single" w:sz="4" w:space="0" w:color="auto"/>
              <w:left w:val="nil"/>
              <w:bottom w:val="single" w:sz="4" w:space="0" w:color="auto"/>
              <w:right w:val="nil"/>
            </w:tcBorders>
            <w:tcMar>
              <w:top w:w="0" w:type="dxa"/>
              <w:left w:w="0" w:type="dxa"/>
              <w:bottom w:w="0" w:type="dxa"/>
              <w:right w:w="0" w:type="dxa"/>
            </w:tcMar>
            <w:hideMark/>
          </w:tcPr>
          <w:p w14:paraId="2F52FFAE" w14:textId="77777777" w:rsidR="00F37FE2" w:rsidRPr="00F37FE2" w:rsidRDefault="00F37FE2" w:rsidP="00814BAA">
            <w:pPr>
              <w:keepLines/>
              <w:spacing w:before="20" w:after="20" w:line="276" w:lineRule="auto"/>
              <w:rPr>
                <w:b/>
                <w:sz w:val="16"/>
              </w:rPr>
            </w:pPr>
            <w:r>
              <w:rPr>
                <w:b/>
                <w:sz w:val="16"/>
              </w:rPr>
              <w:t>Email</w:t>
            </w:r>
          </w:p>
        </w:tc>
      </w:tr>
      <w:tr w:rsidR="00F37FE2" w:rsidRPr="00F37FE2" w14:paraId="36B03B2E" w14:textId="77777777" w:rsidTr="00814BAA">
        <w:trPr>
          <w:cantSplit/>
        </w:trPr>
        <w:tc>
          <w:tcPr>
            <w:tcW w:w="1036" w:type="pct"/>
            <w:tcBorders>
              <w:top w:val="single" w:sz="4" w:space="0" w:color="auto"/>
              <w:left w:val="nil"/>
              <w:bottom w:val="single" w:sz="4" w:space="0" w:color="auto"/>
              <w:right w:val="nil"/>
            </w:tcBorders>
          </w:tcPr>
          <w:p w14:paraId="6EB7156D" w14:textId="77777777" w:rsidR="00F37FE2" w:rsidRPr="00F37FE2" w:rsidRDefault="00F37FE2" w:rsidP="00814BAA">
            <w:pPr>
              <w:spacing w:line="276" w:lineRule="auto"/>
            </w:pPr>
          </w:p>
        </w:tc>
        <w:tc>
          <w:tcPr>
            <w:tcW w:w="962" w:type="pct"/>
            <w:tcBorders>
              <w:top w:val="single" w:sz="4" w:space="0" w:color="auto"/>
              <w:left w:val="nil"/>
              <w:bottom w:val="single" w:sz="4" w:space="0" w:color="auto"/>
              <w:right w:val="nil"/>
            </w:tcBorders>
          </w:tcPr>
          <w:p w14:paraId="00BDF0F6" w14:textId="77777777" w:rsidR="00F37FE2" w:rsidRPr="00F37FE2" w:rsidRDefault="00F37FE2" w:rsidP="00814BAA">
            <w:pPr>
              <w:spacing w:line="276" w:lineRule="auto"/>
            </w:pPr>
          </w:p>
        </w:tc>
        <w:tc>
          <w:tcPr>
            <w:tcW w:w="1035" w:type="pct"/>
            <w:tcBorders>
              <w:top w:val="single" w:sz="4" w:space="0" w:color="auto"/>
              <w:left w:val="nil"/>
              <w:bottom w:val="single" w:sz="4" w:space="0" w:color="auto"/>
              <w:right w:val="nil"/>
            </w:tcBorders>
          </w:tcPr>
          <w:p w14:paraId="11D1B24F" w14:textId="77777777" w:rsidR="00F37FE2" w:rsidRPr="00F37FE2" w:rsidRDefault="00F37FE2" w:rsidP="00814BAA">
            <w:pPr>
              <w:spacing w:line="276" w:lineRule="auto"/>
            </w:pPr>
          </w:p>
        </w:tc>
        <w:tc>
          <w:tcPr>
            <w:tcW w:w="1967" w:type="pct"/>
            <w:tcBorders>
              <w:top w:val="single" w:sz="4" w:space="0" w:color="auto"/>
              <w:left w:val="nil"/>
              <w:bottom w:val="single" w:sz="4" w:space="0" w:color="auto"/>
              <w:right w:val="nil"/>
            </w:tcBorders>
            <w:tcMar>
              <w:top w:w="0" w:type="dxa"/>
              <w:left w:w="0" w:type="dxa"/>
              <w:bottom w:w="0" w:type="dxa"/>
              <w:right w:w="0" w:type="dxa"/>
            </w:tcMar>
          </w:tcPr>
          <w:p w14:paraId="34B2493B" w14:textId="77777777" w:rsidR="00F37FE2" w:rsidRPr="00F37FE2" w:rsidRDefault="00F37FE2" w:rsidP="00814BAA">
            <w:pPr>
              <w:spacing w:line="276" w:lineRule="auto"/>
            </w:pPr>
          </w:p>
        </w:tc>
      </w:tr>
    </w:tbl>
    <w:p w14:paraId="21DB34A2" w14:textId="77777777" w:rsidR="00F37FE2" w:rsidRPr="00F37FE2" w:rsidRDefault="00F37FE2" w:rsidP="00814BAA">
      <w:pPr>
        <w:pStyle w:val="BodyText"/>
      </w:pPr>
    </w:p>
    <w:p w14:paraId="717EEFA2" w14:textId="77777777" w:rsidR="00F37FE2" w:rsidRPr="00F37FE2" w:rsidRDefault="00F37FE2" w:rsidP="00814BAA">
      <w:pPr>
        <w:pStyle w:val="BodyText"/>
      </w:pPr>
    </w:p>
    <w:p w14:paraId="2DBC1051" w14:textId="77777777" w:rsidR="00F37FE2" w:rsidRPr="00F37FE2" w:rsidRDefault="00F37FE2" w:rsidP="00814BAA">
      <w:pPr>
        <w:spacing w:after="200" w:line="276" w:lineRule="auto"/>
      </w:pPr>
      <w:r>
        <w:br w:type="page"/>
      </w:r>
    </w:p>
    <w:p w14:paraId="2485DFB0" w14:textId="77777777" w:rsidR="00F37FE2" w:rsidRPr="00F37FE2" w:rsidRDefault="00F37FE2" w:rsidP="00814BAA">
      <w:pPr>
        <w:pStyle w:val="Heading1"/>
      </w:pPr>
      <w:bookmarkStart w:id="192" w:name="_Ref522783933"/>
      <w:bookmarkStart w:id="193" w:name="_Toc224900991"/>
      <w:r>
        <w:lastRenderedPageBreak/>
        <w:t>Contractual</w:t>
      </w:r>
      <w:bookmarkEnd w:id="192"/>
      <w:bookmarkEnd w:id="193"/>
    </w:p>
    <w:p w14:paraId="3EE3172A" w14:textId="77777777" w:rsidR="00F37FE2" w:rsidRPr="00F37FE2" w:rsidRDefault="00F37FE2" w:rsidP="00814BAA">
      <w:pPr>
        <w:pStyle w:val="Heading2"/>
      </w:pPr>
      <w:bookmarkStart w:id="194" w:name="_Toc224900992"/>
      <w:r>
        <w:t>Contract basis - Terms and Conditions</w:t>
      </w:r>
      <w:bookmarkEnd w:id="194"/>
    </w:p>
    <w:sdt>
      <w:sdtPr>
        <w:id w:val="-1788724446"/>
        <w:lock w:val="contentLocked"/>
        <w:placeholder>
          <w:docPart w:val="E42EDE135E56475382E7AAC354068A50"/>
        </w:placeholder>
        <w:group/>
      </w:sdtPr>
      <w:sdtContent>
        <w:p w14:paraId="28FC70E3" w14:textId="77777777" w:rsidR="00F37FE2" w:rsidRPr="00F37FE2" w:rsidRDefault="00F37FE2" w:rsidP="00814BAA">
          <w:pPr>
            <w:pStyle w:val="DNVGL-Hidden"/>
          </w:pPr>
          <w:r>
            <w:t>Use one of the following alternatives, delete and edit as approporiate.</w:t>
          </w:r>
        </w:p>
        <w:p w14:paraId="77838B01" w14:textId="77777777" w:rsidR="00F37FE2" w:rsidRPr="00F37FE2" w:rsidRDefault="00F37FE2" w:rsidP="00814BAA">
          <w:pPr>
            <w:pStyle w:val="DNVGL-Hidden"/>
          </w:pPr>
        </w:p>
        <w:p w14:paraId="0C789DB4" w14:textId="77777777" w:rsidR="00F37FE2" w:rsidRPr="00F37FE2" w:rsidRDefault="00F37FE2" w:rsidP="00814BAA">
          <w:pPr>
            <w:pStyle w:val="DNVGL-Hidden"/>
          </w:pPr>
          <w:r>
            <w:t>A: The customer has not proposed terms and conditions. NB! Remember to check that the correct short form agreement is proposed for the services DNV are offering, see DMSG-10-7-A0 List of Corporate Standard Contracts for Different Services.</w:t>
          </w:r>
        </w:p>
      </w:sdtContent>
    </w:sdt>
    <w:p w14:paraId="0A46AB15" w14:textId="0F9B9B22" w:rsidR="00F37FE2" w:rsidRPr="00F37FE2" w:rsidRDefault="00F37FE2" w:rsidP="00814BAA">
      <w:pPr>
        <w:pStyle w:val="BodyText"/>
      </w:pPr>
      <w:r>
        <w:t xml:space="preserve">DNV has issued the present proposal based on the assumption that the “DNV - General Terms and Conditions Advisory Services Energy Systems shall form the contractual basis for this project. The Terms and Conditions are exhibited in </w:t>
      </w:r>
      <w:r>
        <w:fldChar w:fldCharType="begin"/>
      </w:r>
      <w:r>
        <w:instrText xml:space="preserve"> REF Appendix_1 \h </w:instrText>
      </w:r>
      <w:r>
        <w:fldChar w:fldCharType="separate"/>
      </w:r>
      <w:r>
        <w:t xml:space="preserve">Appendix </w:t>
      </w:r>
      <w:r>
        <w:rPr>
          <w:noProof/>
        </w:rPr>
        <w:t>A</w:t>
      </w:r>
      <w:r>
        <w:fldChar w:fldCharType="end"/>
      </w:r>
      <w:r>
        <w:t>.</w:t>
      </w:r>
    </w:p>
    <w:sdt>
      <w:sdtPr>
        <w:id w:val="-330365803"/>
        <w:lock w:val="contentLocked"/>
        <w:placeholder>
          <w:docPart w:val="23D82732C6844E6DB1540D78C84909E1"/>
        </w:placeholder>
        <w:group/>
      </w:sdtPr>
      <w:sdtContent>
        <w:p w14:paraId="541DE9F1" w14:textId="12010063" w:rsidR="00F37FE2" w:rsidRPr="00F37FE2" w:rsidRDefault="00F37FE2" w:rsidP="00814BAA">
          <w:pPr>
            <w:pStyle w:val="DNVGL-Hidden"/>
          </w:pPr>
          <w:r>
            <w:t xml:space="preserve">B:  Customer has provided draft contract.  NB! In this case, remember to remove </w:t>
          </w:r>
          <w:r>
            <w:fldChar w:fldCharType="begin"/>
          </w:r>
          <w:r>
            <w:instrText xml:space="preserve"> REF Appendix_1 \h </w:instrText>
          </w:r>
          <w:r>
            <w:fldChar w:fldCharType="separate"/>
          </w:r>
          <w:r>
            <w:t>Appendix A</w:t>
          </w:r>
          <w:r>
            <w:fldChar w:fldCharType="end"/>
          </w:r>
          <w:r>
            <w:t>. All “must-have” items from the legal review shall be included. In general all “nice-to-have” items should also be included, unless there are significant commercial reasons for not doing so. The qualifications and comments may be presented in e.g. tabular form, however, without the categorisation offered by the legal reviewer.</w:t>
          </w:r>
        </w:p>
      </w:sdtContent>
    </w:sdt>
    <w:p w14:paraId="1AA4ADED" w14:textId="77777777" w:rsidR="00F37FE2" w:rsidRPr="00F37FE2" w:rsidRDefault="00F37FE2" w:rsidP="00814BAA">
      <w:pPr>
        <w:pStyle w:val="BodyText"/>
      </w:pPr>
      <w:r>
        <w:t>We have reviewed the proposed terms and conditions and state the following qualifications and/or comments:</w:t>
      </w:r>
    </w:p>
    <w:sdt>
      <w:sdtPr>
        <w:id w:val="113412150"/>
        <w:lock w:val="contentLocked"/>
        <w:placeholder>
          <w:docPart w:val="D07602C9D9F64234A47D729FA71C5C81"/>
        </w:placeholder>
        <w:group/>
      </w:sdtPr>
      <w:sdtContent>
        <w:p w14:paraId="3AB11BBD" w14:textId="2E1D9847" w:rsidR="00F37FE2" w:rsidRPr="00F37FE2" w:rsidRDefault="00F37FE2" w:rsidP="00814BAA">
          <w:pPr>
            <w:pStyle w:val="DNVGL-Hidden"/>
          </w:pPr>
          <w:r>
            <w:t xml:space="preserve">C:  Proposal under a valid frame agreement.  NB! In this case, remember to remove </w:t>
          </w:r>
          <w:r>
            <w:fldChar w:fldCharType="begin"/>
          </w:r>
          <w:r>
            <w:instrText xml:space="preserve"> REF Appendix_1 \h </w:instrText>
          </w:r>
          <w:r>
            <w:fldChar w:fldCharType="separate"/>
          </w:r>
          <w:r>
            <w:t>Appendix A</w:t>
          </w:r>
          <w:r>
            <w:fldChar w:fldCharType="end"/>
          </w:r>
          <w:r>
            <w:t>. Any proposed deviations from the frame agreement must be stated.</w:t>
          </w:r>
        </w:p>
      </w:sdtContent>
    </w:sdt>
    <w:p w14:paraId="3781F5CE" w14:textId="77777777" w:rsidR="00F37FE2" w:rsidRPr="00F37FE2" w:rsidRDefault="00F37FE2" w:rsidP="00814BAA">
      <w:pPr>
        <w:pStyle w:val="BodyText"/>
      </w:pPr>
      <w:r>
        <w:t xml:space="preserve">We propose that the work is performed under the existing Frame Agreement No. </w:t>
      </w:r>
      <w:sdt>
        <w:sdtPr>
          <w:alias w:val="Frame agreement number"/>
          <w:tag w:val="FrameAgreementNumber"/>
          <w:id w:val="-869982936"/>
          <w:placeholder>
            <w:docPart w:val="D482AA84B14543F7AA646D9B8C2F020A"/>
          </w:placeholder>
          <w:showingPlcHdr/>
          <w:dataBinding w:xpath="//Tag[@name='FrameAgreementNumber']" w:storeItemID="{9B080735-027D-44B9-A4A0-910DD22B4D04}"/>
          <w:text/>
        </w:sdtPr>
        <w:sdtContent>
          <w:r>
            <w:t>[frame agreement number/reference]</w:t>
          </w:r>
        </w:sdtContent>
      </w:sdt>
    </w:p>
    <w:p w14:paraId="492914AF" w14:textId="77777777" w:rsidR="00F37FE2" w:rsidRPr="00F37FE2" w:rsidRDefault="00F37FE2" w:rsidP="00814BAA">
      <w:pPr>
        <w:pStyle w:val="Heading2"/>
      </w:pPr>
      <w:bookmarkStart w:id="195" w:name="_Toc224900993"/>
      <w:r>
        <w:t>Assumptions, conditions and limitations</w:t>
      </w:r>
      <w:bookmarkEnd w:id="195"/>
    </w:p>
    <w:sdt>
      <w:sdtPr>
        <w:id w:val="1426467531"/>
        <w:lock w:val="contentLocked"/>
        <w:placeholder>
          <w:docPart w:val="36F39BD08E09478CB47A5CDD649BCD67"/>
        </w:placeholder>
        <w:group/>
      </w:sdtPr>
      <w:sdtContent>
        <w:p w14:paraId="480B55B1" w14:textId="77777777" w:rsidR="00F37FE2" w:rsidRPr="00F37FE2" w:rsidRDefault="00F37FE2" w:rsidP="00814BAA">
          <w:pPr>
            <w:pStyle w:val="DNVGL-Hidden"/>
          </w:pPr>
          <w:r>
            <w:t>It is important to state all assumptions, conditions and limitations regarding deliverables, scope of work, schedule, prices/costs, organisation etc., in order to prevent misunderstandings, scope creep, rework etc., and provide a basis for formulation of variations. (Variations may be relevant to all aspects of the contract, not just scope of work.) Important items should be included here even if they are stated elsewhere in the document.</w:t>
          </w:r>
        </w:p>
        <w:p w14:paraId="75E33227" w14:textId="77777777" w:rsidR="00F37FE2" w:rsidRPr="00F37FE2" w:rsidRDefault="00F37FE2" w:rsidP="00814BAA">
          <w:pPr>
            <w:pStyle w:val="DNVGL-Hidden"/>
          </w:pPr>
          <w:r>
            <w:t>Some sample items:</w:t>
          </w:r>
        </w:p>
        <w:p w14:paraId="2807ED9E" w14:textId="77777777" w:rsidR="00F37FE2" w:rsidRPr="00F37FE2" w:rsidRDefault="00F37FE2" w:rsidP="00814BAA">
          <w:pPr>
            <w:pStyle w:val="DNVGL-Hidden"/>
          </w:pPr>
          <w:r>
            <w:t>Format of deliverables and number of copies</w:t>
          </w:r>
        </w:p>
        <w:p w14:paraId="53338C28" w14:textId="77777777" w:rsidR="00F37FE2" w:rsidRPr="00F37FE2" w:rsidRDefault="00F37FE2" w:rsidP="00814BAA">
          <w:pPr>
            <w:pStyle w:val="DNVGL-Hidden"/>
          </w:pPr>
          <w:r>
            <w:t>Specific tools, equipment, methods etc</w:t>
          </w:r>
        </w:p>
        <w:p w14:paraId="7B94B87D" w14:textId="77777777" w:rsidR="00F37FE2" w:rsidRPr="00F37FE2" w:rsidRDefault="00F37FE2" w:rsidP="00814BAA">
          <w:pPr>
            <w:pStyle w:val="DNVGL-Hidden"/>
          </w:pPr>
          <w:r>
            <w:t>Review cycle assumptions (number of, cycle periods)</w:t>
          </w:r>
        </w:p>
        <w:p w14:paraId="13768B13" w14:textId="77777777" w:rsidR="00F37FE2" w:rsidRPr="00F37FE2" w:rsidRDefault="00F37FE2" w:rsidP="00814BAA">
          <w:pPr>
            <w:pStyle w:val="DNVGL-Hidden"/>
          </w:pPr>
          <w:r>
            <w:t>Travel cost and travel time are/are not included</w:t>
          </w:r>
        </w:p>
        <w:p w14:paraId="45C20E86" w14:textId="77777777" w:rsidR="00F37FE2" w:rsidRPr="00F37FE2" w:rsidRDefault="00F37FE2" w:rsidP="00814BAA">
          <w:pPr>
            <w:pStyle w:val="DNVGL-Hidden"/>
          </w:pPr>
          <w:r>
            <w:t>Availability of the information from the customer</w:t>
          </w:r>
        </w:p>
        <w:p w14:paraId="40B4147B" w14:textId="77777777" w:rsidR="00F37FE2" w:rsidRPr="00F37FE2" w:rsidRDefault="00F37FE2" w:rsidP="00814BAA">
          <w:pPr>
            <w:pStyle w:val="DNVGL-Hidden"/>
          </w:pPr>
          <w:r>
            <w:t>Customer response times, e.g. to draft reports</w:t>
          </w:r>
        </w:p>
        <w:p w14:paraId="57827871" w14:textId="77777777" w:rsidR="00F37FE2" w:rsidRPr="00F37FE2" w:rsidRDefault="00F37FE2" w:rsidP="00814BAA">
          <w:pPr>
            <w:pStyle w:val="DNVGL-Hidden"/>
          </w:pPr>
          <w:r>
            <w:t>Definition of normal working hours, e.g. “a total 8 hours within the timeframe 0700 – 1700 hrs”.</w:t>
          </w:r>
        </w:p>
        <w:p w14:paraId="43536503" w14:textId="77777777" w:rsidR="00F37FE2" w:rsidRPr="00F37FE2" w:rsidRDefault="00F37FE2" w:rsidP="00814BAA">
          <w:pPr>
            <w:pStyle w:val="DNVGL-Hidden"/>
          </w:pPr>
          <w:r>
            <w:t>Inclusive/exclusive of meetings (meeting time, travel time and costs)</w:t>
          </w:r>
        </w:p>
      </w:sdtContent>
    </w:sdt>
    <w:p w14:paraId="7156F562" w14:textId="77777777" w:rsidR="00F37FE2" w:rsidRPr="00F37FE2" w:rsidRDefault="00F37FE2" w:rsidP="00814BAA">
      <w:pPr>
        <w:pStyle w:val="BodyText"/>
      </w:pPr>
      <w:r>
        <w:t>In addition to possible assumptions, conditions and limitation stated elsewhere, this proposal is issued on the basis of the following assumptions, conditions and limitation with respect to deliverables, scope of work, schedule and costs etc.:</w:t>
      </w:r>
    </w:p>
    <w:p w14:paraId="7156F563" w14:textId="77777840" w:rsidR="00F37FE2" w:rsidRDefault="00000000" w:rsidP="00814BAA">
      <w:pPr>
        <w:pStyle w:val="BodyText"/>
      </w:pPr>
      <w:r>
        <w:t>- GE RS4 PowerFactory models are provided in a validated, simulation-ready state at project start.</w:t>
      </w:r>
    </w:p>
    <w:p w14:paraId="7156F564" w14:textId="77777841" w:rsidR="00F37FE2" w:rsidRDefault="00000000" w:rsidP="00814BAA">
      <w:pPr>
        <w:pStyle w:val="BodyText"/>
      </w:pPr>
      <w:r>
        <w:t>- NESO effectiveness factors and connection data sheets are available before modelling commences.</w:t>
      </w:r>
    </w:p>
    <w:p w14:paraId="7156F565" w14:textId="77777842" w:rsidR="00F37FE2" w:rsidRDefault="00000000" w:rsidP="00814BAA">
      <w:pPr>
        <w:pStyle w:val="BodyText"/>
      </w:pPr>
      <w:r>
        <w:t>- Client provides final site configuration decisions before Week 1 data freeze.</w:t>
      </w:r>
    </w:p>
    <w:p w14:paraId="7156F566" w14:textId="77777843" w:rsidR="00F37FE2" w:rsidRDefault="00000000" w:rsidP="00814BAA">
      <w:pPr>
        <w:pStyle w:val="BodyText"/>
      </w:pPr>
      <w:r>
        <w:t>- One round of draft review comments is included; additional review cycles may incur additional fees.</w:t>
      </w:r>
    </w:p>
    <w:p w14:paraId="7156F567" w14:textId="77777844" w:rsidR="00F37FE2" w:rsidRDefault="00000000" w:rsidP="00814BAA">
      <w:pPr>
        <w:pStyle w:val="BodyText"/>
      </w:pPr>
      <w:r>
        <w:t>- DNV’s services are limited to desktop simulation studies; no physical site activities are included.</w:t>
      </w:r>
    </w:p>
    <w:p w14:paraId="7156F568" w14:textId="77777845" w:rsidR="00F37FE2" w:rsidRDefault="00000000" w:rsidP="00814BAA">
      <w:pPr>
        <w:pStyle w:val="BodyText"/>
      </w:pPr>
      <w:r>
        <w:t>- This work is subject to the executed NDA between DNV and Peak Gen dated 11 March 2026.</w:t>
      </w:r>
    </w:p>
    <w:p w14:paraId="3010B3E1" w14:textId="77777777" w:rsidR="00F37FE2" w:rsidRPr="00F37FE2" w:rsidRDefault="00F37FE2" w:rsidP="00814BAA">
      <w:pPr>
        <w:pStyle w:val="Heading2"/>
      </w:pPr>
      <w:bookmarkStart w:id="196" w:name="_Toc381193831"/>
      <w:bookmarkStart w:id="197" w:name="_Toc224900994"/>
      <w:r>
        <w:t>Mandatory health and safety terms</w:t>
      </w:r>
      <w:bookmarkEnd w:id="196"/>
      <w:bookmarkEnd w:id="197"/>
    </w:p>
    <w:p w14:paraId="0BD17B35" w14:textId="77777777" w:rsidR="00F37FE2" w:rsidRPr="00F37FE2" w:rsidRDefault="00F37FE2" w:rsidP="00814BAA">
      <w:pPr>
        <w:pStyle w:val="Heading3"/>
      </w:pPr>
      <w:r>
        <w:t>Customer responsibility</w:t>
      </w:r>
    </w:p>
    <w:p w14:paraId="7E706A21" w14:textId="77777777" w:rsidR="00F37FE2" w:rsidRPr="00F37FE2" w:rsidRDefault="00F37FE2" w:rsidP="00814BAA">
      <w:pPr>
        <w:pStyle w:val="BodyText"/>
      </w:pPr>
      <w:r>
        <w:t>The customer, or other entity having legal responsibility on the premises where DNV personnel will work, shall inform DNV of any safety and health hazards related to the work and/or any safety measures required for the work, prior to starting the work, or if such information not is available at that time, during the performance of the work.</w:t>
      </w:r>
    </w:p>
    <w:p w14:paraId="39A477F0" w14:textId="77777777" w:rsidR="00F37FE2" w:rsidRPr="00F37FE2" w:rsidRDefault="00F37FE2" w:rsidP="00814BAA">
      <w:pPr>
        <w:pStyle w:val="BodyText"/>
      </w:pPr>
      <w:r>
        <w:lastRenderedPageBreak/>
        <w:t>Whenever DNV undertakes to work on site, the customer shall provide all adequate safety measures to ensure a working environment that is safe and in accordance with all relevant legislation.</w:t>
      </w:r>
    </w:p>
    <w:p w14:paraId="759A0714" w14:textId="77777777" w:rsidR="00F37FE2" w:rsidRPr="00F37FE2" w:rsidRDefault="00F37FE2" w:rsidP="00814BAA">
      <w:pPr>
        <w:pStyle w:val="Heading3"/>
      </w:pPr>
      <w:r>
        <w:t xml:space="preserve">Main Principle </w:t>
      </w:r>
    </w:p>
    <w:p w14:paraId="310E82C0" w14:textId="77777777" w:rsidR="00F37FE2" w:rsidRPr="00F37FE2" w:rsidRDefault="00F37FE2" w:rsidP="00814BAA">
      <w:pPr>
        <w:pStyle w:val="BodyText"/>
      </w:pPr>
      <w:r>
        <w:t>The DNV employee has the right to refuse to carry out an activity, when the safety conditions, according to his/her sole judgement, are not satisfactory.</w:t>
      </w:r>
    </w:p>
    <w:p w14:paraId="14BADC97" w14:textId="77777777" w:rsidR="00F37FE2" w:rsidRPr="00F37FE2" w:rsidRDefault="00F37FE2" w:rsidP="00814BAA">
      <w:pPr>
        <w:pStyle w:val="Heading3"/>
      </w:pPr>
      <w:r>
        <w:t>Substance abuse screening</w:t>
      </w:r>
    </w:p>
    <w:p w14:paraId="5FAD425A" w14:textId="04E5E938" w:rsidR="00F37FE2" w:rsidRPr="00F37FE2" w:rsidRDefault="00F37FE2" w:rsidP="00814BAA">
      <w:pPr>
        <w:pStyle w:val="BodyText"/>
      </w:pPr>
      <w:r>
        <w:t>Customer requirements specifying participation in screening programmes shall be communicated to the DNV employee prior to commencement of work.</w:t>
      </w:r>
    </w:p>
    <w:p w14:paraId="61D19EF5" w14:textId="77777777" w:rsidR="00C04400" w:rsidRPr="00C04400" w:rsidRDefault="00C04400" w:rsidP="00C04400">
      <w:pPr>
        <w:pStyle w:val="Heading1"/>
      </w:pPr>
      <w:bookmarkStart w:id="198" w:name="_Toc462759067"/>
      <w:bookmarkStart w:id="199" w:name="_Toc224900995"/>
      <w:r>
        <w:t>Acceptance</w:t>
      </w:r>
      <w:bookmarkEnd w:id="198"/>
      <w:bookmarkEnd w:id="199"/>
    </w:p>
    <w:p w14:paraId="41CBFB1D" w14:textId="77777777" w:rsidR="00C04400" w:rsidRPr="00AE3C75" w:rsidRDefault="00C04400" w:rsidP="00C04400">
      <w:pPr>
        <w:spacing w:after="200" w:line="280" w:lineRule="atLeast"/>
      </w:pPr>
      <w:r>
        <w:t xml:space="preserve">We believe this is an appropriate proposal and we are looking forward to receiving your order. In case you have any questions please contact </w:t>
      </w:r>
      <w:r>
        <w:rPr>
          <w:color w:val="FF0000"/>
        </w:rPr>
        <w:t>(proposal manager or technical consultant, with contact details like telephone and or email address)</w:t>
      </w:r>
    </w:p>
    <w:p w14:paraId="496D66C5" w14:textId="77777777" w:rsidR="00C04400" w:rsidRPr="00AE3C75" w:rsidRDefault="00C04400" w:rsidP="00C04400">
      <w:pPr>
        <w:spacing w:before="40" w:after="140" w:line="280" w:lineRule="atLeast"/>
        <w:rPr>
          <w:color w:val="FF0000"/>
        </w:rPr>
      </w:pPr>
      <w:r>
        <w:rPr>
          <w:color w:val="FF0000"/>
        </w:rPr>
        <w:t>Use one of the following alternatives, delete and edit as appropriate.</w:t>
      </w:r>
    </w:p>
    <w:p w14:paraId="050C683D" w14:textId="77777777" w:rsidR="00C04400" w:rsidRPr="00AE3C75" w:rsidRDefault="00C04400" w:rsidP="00C04400">
      <w:pPr>
        <w:spacing w:line="280" w:lineRule="atLeast"/>
        <w:rPr>
          <w:color w:val="FF0000"/>
        </w:rPr>
      </w:pPr>
      <w:r>
        <w:rPr>
          <w:color w:val="FF0000"/>
        </w:rPr>
        <w:t>A: The SFA will be used. Then use this text below.</w:t>
      </w:r>
    </w:p>
    <w:p w14:paraId="4807A960" w14:textId="007DD0C2" w:rsidR="00C04400" w:rsidRPr="00AE3C75" w:rsidRDefault="00C04400" w:rsidP="00C04400">
      <w:pPr>
        <w:spacing w:line="280" w:lineRule="atLeast"/>
      </w:pPr>
      <w:r>
        <w:t>Please send Section I – Cover Letter of the SFA duly countersigned for acceptance to</w:t>
      </w:r>
      <w:r>
        <w:rPr>
          <w:lang w:val="en-US"/>
        </w:rPr>
        <w:t xml:space="preserve"> </w:t>
      </w:r>
      <w:hyperlink r:id="rId29" w:history="1">
        <w:r>
          <w:rPr>
            <w:rStyle w:val="Hyperlink"/>
            <w:lang w:val="en-US"/>
          </w:rPr>
          <w:t>Salesdesk@dnv.com</w:t>
        </w:r>
      </w:hyperlink>
      <w:r>
        <w:rPr>
          <w:lang w:val="en-US"/>
        </w:rPr>
        <w:t xml:space="preserve"> or by mail to</w:t>
      </w:r>
      <w:r>
        <w:t>:</w:t>
      </w:r>
    </w:p>
    <w:p w14:paraId="68F9B112" w14:textId="77777777" w:rsidR="00C04400" w:rsidRPr="00AE3C75" w:rsidRDefault="00C04400" w:rsidP="00C04400">
      <w:pPr>
        <w:spacing w:line="280" w:lineRule="atLeast"/>
      </w:pPr>
    </w:p>
    <w:p w14:paraId="4E0B00A4" w14:textId="30BFE4BE" w:rsidR="00C04400" w:rsidRPr="00AE3C75" w:rsidRDefault="00C04400" w:rsidP="00C04400">
      <w:pPr>
        <w:spacing w:line="280" w:lineRule="atLeast"/>
        <w:rPr>
          <w:lang w:val="en-US"/>
        </w:rPr>
      </w:pPr>
      <w:r>
        <w:rPr>
          <w:lang w:val="en-US"/>
        </w:rPr>
        <w:t>DNV Netherlands B.V.</w:t>
      </w:r>
    </w:p>
    <w:p w14:paraId="17246C25" w14:textId="77777777" w:rsidR="00C04400" w:rsidRPr="00AE3C75" w:rsidRDefault="00C04400" w:rsidP="00C04400">
      <w:pPr>
        <w:spacing w:line="280" w:lineRule="atLeast"/>
        <w:rPr>
          <w:lang w:val="en-US"/>
        </w:rPr>
      </w:pPr>
      <w:r>
        <w:rPr>
          <w:lang w:val="en-US"/>
        </w:rPr>
        <w:t xml:space="preserve">Attn. Department Support (B50) </w:t>
      </w:r>
    </w:p>
    <w:p w14:paraId="6B5595BD" w14:textId="77777777" w:rsidR="00C04400" w:rsidRPr="00AE3C75" w:rsidRDefault="00C04400" w:rsidP="00C04400">
      <w:pPr>
        <w:spacing w:line="280" w:lineRule="atLeast"/>
        <w:rPr>
          <w:lang w:val="en-US"/>
        </w:rPr>
      </w:pPr>
      <w:r>
        <w:rPr>
          <w:lang w:val="en-US"/>
        </w:rPr>
        <w:t>P.O. Box 9035</w:t>
      </w:r>
    </w:p>
    <w:p w14:paraId="4D5E6CBE" w14:textId="77777777" w:rsidR="00C04400" w:rsidRPr="00AE3C75" w:rsidRDefault="00C04400" w:rsidP="00C04400">
      <w:pPr>
        <w:spacing w:line="280" w:lineRule="atLeast"/>
        <w:rPr>
          <w:lang w:val="en-US"/>
        </w:rPr>
      </w:pPr>
      <w:r>
        <w:rPr>
          <w:lang w:val="en-US"/>
        </w:rPr>
        <w:t xml:space="preserve">6800 ET ARNHEM </w:t>
      </w:r>
    </w:p>
    <w:p w14:paraId="3A7EA33E" w14:textId="77777777" w:rsidR="00C04400" w:rsidRPr="00AE3C75" w:rsidRDefault="00C04400" w:rsidP="00C04400">
      <w:pPr>
        <w:spacing w:line="280" w:lineRule="atLeast"/>
      </w:pPr>
      <w:r>
        <w:t>The Netherlands</w:t>
      </w:r>
    </w:p>
    <w:p w14:paraId="274962C8" w14:textId="77777777" w:rsidR="00C04400" w:rsidRPr="00AE3C75" w:rsidRDefault="00C04400" w:rsidP="00C04400">
      <w:pPr>
        <w:spacing w:line="280" w:lineRule="atLeast"/>
      </w:pPr>
    </w:p>
    <w:p w14:paraId="455F63A7" w14:textId="77777777" w:rsidR="00C04400" w:rsidRPr="00AE3C75" w:rsidRDefault="00C04400" w:rsidP="00C04400">
      <w:pPr>
        <w:spacing w:line="280" w:lineRule="atLeast"/>
        <w:rPr>
          <w:color w:val="FF0000"/>
        </w:rPr>
      </w:pPr>
      <w:r>
        <w:rPr>
          <w:color w:val="FF0000"/>
        </w:rPr>
        <w:t>B: The Framework agreement will be used. Then use this text below. The SFA appendix can be removed.</w:t>
      </w:r>
    </w:p>
    <w:p w14:paraId="777EE511" w14:textId="7E9153DF" w:rsidR="00C04400" w:rsidRPr="00AE3C75" w:rsidRDefault="00C04400" w:rsidP="00C04400">
      <w:pPr>
        <w:spacing w:before="40" w:after="140" w:line="280" w:lineRule="atLeast"/>
        <w:contextualSpacing/>
      </w:pPr>
      <w:r>
        <w:t xml:space="preserve">Please send our proposal duly countersigned for acceptance, and/or a separate written purchase order to </w:t>
      </w:r>
      <w:hyperlink r:id="rId30" w:history="1">
        <w:r>
          <w:rPr>
            <w:rStyle w:val="Hyperlink"/>
          </w:rPr>
          <w:t>Salesdesk@dnv.com</w:t>
        </w:r>
      </w:hyperlink>
      <w:r>
        <w:t xml:space="preserve"> or by mail to:</w:t>
      </w:r>
    </w:p>
    <w:p w14:paraId="5A26B07D" w14:textId="77777777" w:rsidR="00C04400" w:rsidRPr="00AE3C75" w:rsidRDefault="00C04400" w:rsidP="00C04400">
      <w:pPr>
        <w:spacing w:line="280" w:lineRule="atLeast"/>
      </w:pPr>
    </w:p>
    <w:p w14:paraId="194D9A3B" w14:textId="5DBF8AFB" w:rsidR="00C04400" w:rsidRPr="00AE3C75" w:rsidRDefault="00C04400" w:rsidP="00C04400">
      <w:pPr>
        <w:spacing w:before="40" w:after="140" w:line="280" w:lineRule="atLeast"/>
        <w:contextualSpacing/>
        <w:rPr>
          <w:lang w:val="en-US"/>
        </w:rPr>
      </w:pPr>
      <w:r>
        <w:rPr>
          <w:lang w:val="en-US"/>
        </w:rPr>
        <w:t>DNV Netherlands B.V.</w:t>
      </w:r>
    </w:p>
    <w:p w14:paraId="512295B6" w14:textId="77777777" w:rsidR="00C04400" w:rsidRPr="00AE3C75" w:rsidRDefault="00C04400" w:rsidP="00C04400">
      <w:pPr>
        <w:spacing w:before="40" w:after="140" w:line="280" w:lineRule="atLeast"/>
        <w:contextualSpacing/>
      </w:pPr>
      <w:r>
        <w:t>Attn. Department Support (B50)</w:t>
      </w:r>
    </w:p>
    <w:p w14:paraId="36D63D83" w14:textId="77777777" w:rsidR="00C04400" w:rsidRPr="00AE3C75" w:rsidRDefault="00C04400" w:rsidP="00C04400">
      <w:pPr>
        <w:spacing w:before="40" w:after="140" w:line="280" w:lineRule="atLeast"/>
        <w:contextualSpacing/>
      </w:pPr>
      <w:r>
        <w:t>P.O. Box 9035</w:t>
      </w:r>
    </w:p>
    <w:p w14:paraId="54028EA0" w14:textId="77777777" w:rsidR="00C04400" w:rsidRPr="00AE3C75" w:rsidRDefault="00C04400" w:rsidP="00C04400">
      <w:pPr>
        <w:spacing w:before="40" w:after="140" w:line="280" w:lineRule="atLeast"/>
        <w:contextualSpacing/>
      </w:pPr>
      <w:r>
        <w:t xml:space="preserve">6800 ET ARNHEM </w:t>
      </w:r>
    </w:p>
    <w:p w14:paraId="01266745" w14:textId="77777777" w:rsidR="00C04400" w:rsidRPr="00AE3C75" w:rsidRDefault="00C04400" w:rsidP="00C04400">
      <w:pPr>
        <w:spacing w:before="40" w:after="140" w:line="280" w:lineRule="atLeast"/>
        <w:contextualSpacing/>
      </w:pPr>
      <w:r>
        <w:t>The Netherlands</w:t>
      </w:r>
    </w:p>
    <w:p w14:paraId="39547F0F" w14:textId="77777777" w:rsidR="00C04400" w:rsidRPr="00AE3C75" w:rsidRDefault="00C04400" w:rsidP="00C04400">
      <w:pPr>
        <w:spacing w:before="40" w:after="140" w:line="280" w:lineRule="atLeast"/>
      </w:pPr>
    </w:p>
    <w:p w14:paraId="799B36BE" w14:textId="77777777" w:rsidR="00C04400" w:rsidRPr="00AE3C75" w:rsidRDefault="00C04400" w:rsidP="00C04400">
      <w:pPr>
        <w:spacing w:line="280" w:lineRule="atLeast"/>
        <w:rPr>
          <w:color w:val="FF0000"/>
        </w:rPr>
      </w:pPr>
      <w:r>
        <w:rPr>
          <w:color w:val="FF0000"/>
        </w:rPr>
        <w:t>B: The Framework agreement will be used. Then use this text below. The SFA appendix can be removed.</w:t>
      </w:r>
    </w:p>
    <w:p w14:paraId="52900997" w14:textId="77777777" w:rsidR="00C04400" w:rsidRPr="00AE3C75" w:rsidRDefault="00C04400" w:rsidP="00C04400">
      <w:pPr>
        <w:spacing w:after="200" w:line="276" w:lineRule="auto"/>
        <w:rPr>
          <w:i/>
          <w:iCs/>
          <w:u w:val="single"/>
        </w:rPr>
      </w:pPr>
      <w:r>
        <w:rPr>
          <w:i/>
          <w:iCs/>
          <w:u w:val="single"/>
        </w:rPr>
        <w:t>For Acceptance</w:t>
      </w:r>
    </w:p>
    <w:p w14:paraId="7ACCB55A" w14:textId="77777777" w:rsidR="00C04400" w:rsidRPr="00AE3C75" w:rsidRDefault="00C04400" w:rsidP="00C04400">
      <w:pPr>
        <w:spacing w:after="200" w:line="276" w:lineRule="auto"/>
      </w:pPr>
    </w:p>
    <w:p w14:paraId="1A56332F" w14:textId="77777777" w:rsidR="00C04400" w:rsidRPr="00AE3C75" w:rsidRDefault="00C04400" w:rsidP="00C04400">
      <w:pPr>
        <w:spacing w:after="200" w:line="276" w:lineRule="auto"/>
      </w:pPr>
      <w:r>
        <w:t>Customer name:</w:t>
      </w:r>
    </w:p>
    <w:p w14:paraId="77F664B8" w14:textId="77777777" w:rsidR="00C04400" w:rsidRPr="00AE3C75" w:rsidRDefault="00C04400" w:rsidP="00C04400">
      <w:pPr>
        <w:spacing w:after="200" w:line="276" w:lineRule="auto"/>
      </w:pPr>
      <w:r>
        <w:t>Name:</w:t>
      </w:r>
    </w:p>
    <w:p w14:paraId="4282CE18" w14:textId="77777777" w:rsidR="00C04400" w:rsidRPr="00AE3C75" w:rsidRDefault="00C04400" w:rsidP="00C04400">
      <w:pPr>
        <w:spacing w:after="200" w:line="276" w:lineRule="auto"/>
        <w:rPr>
          <w:lang w:val="en-US"/>
        </w:rPr>
      </w:pPr>
      <w:r>
        <w:rPr>
          <w:lang w:val="en-US"/>
        </w:rPr>
        <w:t>Job title:</w:t>
      </w:r>
    </w:p>
    <w:p w14:paraId="2F29543F" w14:textId="77777777" w:rsidR="00C04400" w:rsidRPr="00AE3C75" w:rsidRDefault="00C04400" w:rsidP="00C04400">
      <w:pPr>
        <w:spacing w:after="200" w:line="276" w:lineRule="auto"/>
        <w:rPr>
          <w:lang w:val="en-US"/>
        </w:rPr>
      </w:pPr>
      <w:r>
        <w:rPr>
          <w:lang w:val="en-US"/>
        </w:rPr>
        <w:t xml:space="preserve">Date: </w:t>
      </w:r>
    </w:p>
    <w:p w14:paraId="5F91D372" w14:textId="77777777" w:rsidR="00C04400" w:rsidRPr="00AE3C75" w:rsidRDefault="00C04400" w:rsidP="00C04400">
      <w:pPr>
        <w:spacing w:after="200" w:line="276" w:lineRule="auto"/>
        <w:rPr>
          <w:lang w:val="en-US"/>
        </w:rPr>
      </w:pPr>
    </w:p>
    <w:p w14:paraId="78699F17" w14:textId="77777777" w:rsidR="00C04400" w:rsidRPr="00AE3C75" w:rsidRDefault="00C04400" w:rsidP="00C04400">
      <w:pPr>
        <w:spacing w:after="200" w:line="276" w:lineRule="auto"/>
        <w:rPr>
          <w:lang w:val="en-US"/>
        </w:rPr>
      </w:pPr>
      <w:r>
        <w:rPr>
          <w:lang w:val="en-US"/>
        </w:rPr>
        <w:lastRenderedPageBreak/>
        <w:t>Signature:</w:t>
      </w:r>
    </w:p>
    <w:p w14:paraId="07093E07" w14:textId="77777777" w:rsidR="00C04400" w:rsidRPr="00AE3C75" w:rsidRDefault="00C04400" w:rsidP="00C04400">
      <w:pPr>
        <w:spacing w:after="200" w:line="276" w:lineRule="auto"/>
        <w:rPr>
          <w:lang w:val="en-US"/>
        </w:rPr>
      </w:pPr>
    </w:p>
    <w:p w14:paraId="0330C212" w14:textId="77777777" w:rsidR="00AC62D5" w:rsidRPr="00AE3C75" w:rsidRDefault="00AC62D5" w:rsidP="00814BAA">
      <w:pPr>
        <w:pStyle w:val="BodyText"/>
        <w:rPr>
          <w:lang w:val="en-US"/>
        </w:rPr>
      </w:pPr>
    </w:p>
    <w:p w14:paraId="2732FBA9" w14:textId="77777777" w:rsidR="00F37FE2" w:rsidRPr="00F37FE2" w:rsidRDefault="00F37FE2" w:rsidP="00814BAA">
      <w:pPr>
        <w:pStyle w:val="BodyText"/>
      </w:pPr>
    </w:p>
    <w:p w14:paraId="39898B9E" w14:textId="77777777" w:rsidR="00F37FE2" w:rsidRPr="00F37FE2" w:rsidRDefault="00F37FE2" w:rsidP="00814BAA">
      <w:pPr>
        <w:spacing w:after="200" w:line="276" w:lineRule="auto"/>
        <w:sectPr w:rsidR="00F37FE2" w:rsidRPr="00F37FE2" w:rsidSect="00F37FE2">
          <w:headerReference w:type="even" r:id="rId31"/>
          <w:headerReference w:type="default" r:id="rId32"/>
          <w:footerReference w:type="even" r:id="rId33"/>
          <w:footerReference w:type="default" r:id="rId34"/>
          <w:headerReference w:type="first" r:id="rId35"/>
          <w:footerReference w:type="first" r:id="rId36"/>
          <w:pgSz w:w="11907" w:h="16839"/>
          <w:pgMar w:top="1757" w:right="1134" w:bottom="1361" w:left="1191" w:header="774" w:footer="567" w:gutter="0"/>
          <w:pgNumType w:start="1"/>
          <w:cols w:space="708"/>
          <w:docGrid w:linePitch="360"/>
        </w:sectPr>
      </w:pPr>
    </w:p>
    <w:p w14:paraId="54AA1E12" w14:textId="77777777" w:rsidR="00F37FE2" w:rsidRPr="00F37FE2" w:rsidRDefault="00F37FE2">
      <w:pPr>
        <w:rPr>
          <w:sz w:val="2"/>
        </w:rPr>
      </w:pPr>
    </w:p>
    <w:p w14:paraId="1D507F58" w14:textId="59C46B35" w:rsidR="00F37FE2" w:rsidRPr="00F37FE2" w:rsidRDefault="00F37FE2" w:rsidP="00814BAA">
      <w:pPr>
        <w:pStyle w:val="DNVGL-Appendix"/>
      </w:pPr>
      <w:bookmarkStart w:id="200" w:name="Appendix_1"/>
      <w:r>
        <w:t xml:space="preserve">Appendix </w:t>
      </w:r>
      <w:r>
        <w:fldChar w:fldCharType="begin"/>
      </w:r>
      <w:r>
        <w:instrText xml:space="preserve"> SEQ AppNo \* ALPHABETIC \n </w:instrText>
      </w:r>
      <w:r>
        <w:fldChar w:fldCharType="separate"/>
      </w:r>
      <w:r>
        <w:t>A</w:t>
      </w:r>
      <w:r>
        <w:fldChar w:fldCharType="end"/>
      </w:r>
      <w:bookmarkEnd w:id="200"/>
    </w:p>
    <w:p w14:paraId="34320E8A" w14:textId="5931E299" w:rsidR="00F37FE2" w:rsidRPr="00F37FE2" w:rsidRDefault="00671FC0" w:rsidP="00814BAA">
      <w:pPr>
        <w:pStyle w:val="DNVGL-AppText"/>
        <w:rPr>
          <w:noProof/>
        </w:rPr>
      </w:pPr>
      <w:bookmarkStart w:id="201" w:name="e_AppendixList_1"/>
      <w:r>
        <w:rPr>
          <w:noProof/>
        </w:rPr>
        <w:t>Short Form Agreement (SFA)</w:t>
      </w:r>
      <w:bookmarkEnd w:id="201"/>
    </w:p>
    <w:p w14:paraId="7F64871D" w14:textId="77777777" w:rsidR="00F37FE2" w:rsidRPr="00F37FE2" w:rsidRDefault="00F37FE2" w:rsidP="00814BAA">
      <w:pPr>
        <w:rPr>
          <w:noProof/>
        </w:rPr>
      </w:pPr>
    </w:p>
    <w:sdt>
      <w:sdtPr>
        <w:id w:val="-1902204719"/>
        <w:lock w:val="contentLocked"/>
        <w:placeholder>
          <w:docPart w:val="46A9B118FFBF4C1B8B0CF50C0A11A7FE"/>
        </w:placeholder>
        <w:group/>
      </w:sdtPr>
      <w:sdtContent>
        <w:p w14:paraId="4EA07293" w14:textId="77777777" w:rsidR="00F37FE2" w:rsidRPr="00F37FE2" w:rsidRDefault="00F37FE2" w:rsidP="00814BAA">
          <w:pPr>
            <w:pStyle w:val="DNVGL-Hidden"/>
          </w:pPr>
          <w:r>
            <w:t xml:space="preserve">Here the appropriate DNV Short Form Agreement shall be included (Preferably the General Terms and Conditions only should be included, however, if the agreement template is protected against editing the standard text then the full agreement text is to be included.). This can be downloaded from </w:t>
          </w:r>
          <w:hyperlink r:id="rId37" w:history="1">
            <w:r>
              <w:rPr>
                <w:rStyle w:val="Hyperlink"/>
              </w:rPr>
              <w:t>one.dnv.com/eformsweb/Forms/?a=2&amp;s=1024</w:t>
            </w:r>
          </w:hyperlink>
          <w:r>
            <w:t xml:space="preserve">, ref DMSG-10-7 Sec.7. See Also </w:t>
          </w:r>
          <w:hyperlink r:id="rId38" w:history="1">
            <w:r>
              <w:rPr>
                <w:rStyle w:val="Hyperlink"/>
              </w:rPr>
              <w:t>DMSG-10-7 Contract Handling</w:t>
            </w:r>
          </w:hyperlink>
        </w:p>
        <w:p w14:paraId="7C5841CC" w14:textId="77777777" w:rsidR="00F37FE2" w:rsidRPr="00F37FE2" w:rsidRDefault="00F37FE2" w:rsidP="00814BAA">
          <w:pPr>
            <w:pStyle w:val="DNVGL-Hidden"/>
          </w:pPr>
          <w:r>
            <w:t>A prepopulated Page 1 of the SFA should only be included if so agreed with the customer.</w:t>
          </w:r>
        </w:p>
        <w:p w14:paraId="60E12B7D" w14:textId="77777777" w:rsidR="00F37FE2" w:rsidRPr="00F37FE2" w:rsidRDefault="00F37FE2" w:rsidP="00814BAA">
          <w:pPr>
            <w:pStyle w:val="DNVGL-Hidden"/>
            <w:rPr>
              <w:noProof w:val="0"/>
              <w:vanish w:val="0"/>
              <w:color w:val="auto"/>
            </w:rPr>
          </w:pPr>
          <w:r>
            <w:t>This appendix shall be deleted if DNV Short Form Agreement is not the contract basis.</w:t>
          </w:r>
        </w:p>
      </w:sdtContent>
    </w:sdt>
    <w:p w14:paraId="394E4855" w14:textId="77777777" w:rsidR="00126795" w:rsidRPr="00F37FE2" w:rsidRDefault="00126795" w:rsidP="00814BAA">
      <w:pPr>
        <w:pStyle w:val="BodyText"/>
      </w:pPr>
    </w:p>
    <w:sectPr w:rsidR="00126795" w:rsidRPr="00F37FE2" w:rsidSect="00F37FE2">
      <w:footerReference w:type="default" r:id="rId39"/>
      <w:pgSz w:w="11907" w:h="16839"/>
      <w:pgMar w:top="1757" w:right="1134" w:bottom="1361" w:left="1191" w:header="774" w:footer="567" w:gutter="0"/>
      <w:pgNumType w:start="1"/>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18FBA" w14:textId="77777777" w:rsidR="006C1ECA" w:rsidRDefault="006C1ECA" w:rsidP="00866BDC">
      <w:r>
        <w:separator/>
      </w:r>
    </w:p>
  </w:endnote>
  <w:endnote w:type="continuationSeparator" w:id="0">
    <w:p w14:paraId="6A331FBB" w14:textId="77777777" w:rsidR="006C1ECA" w:rsidRDefault="006C1ECA" w:rsidP="00866BDC">
      <w:r>
        <w:continuationSeparator/>
      </w:r>
    </w:p>
  </w:endnote>
  <w:endnote w:type="continuationNotice" w:id="1">
    <w:p w14:paraId="4C012DA5" w14:textId="77777777" w:rsidR="006C1ECA" w:rsidRDefault="006C1E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4FCAA" w14:textId="77777777" w:rsidR="00D00097" w:rsidRDefault="00D000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6B164F27" w14:textId="77777777" w:rsidTr="00814BAA">
      <w:tc>
        <w:tcPr>
          <w:tcW w:w="6311" w:type="dxa"/>
          <w:tcBorders>
            <w:top w:val="single" w:sz="2" w:space="0" w:color="009FDA"/>
          </w:tcBorders>
          <w:vAlign w:val="bottom"/>
        </w:tcPr>
        <w:p w14:paraId="486C127D" w14:textId="77777777" w:rsidR="00F37FE2" w:rsidRPr="003F3A84" w:rsidRDefault="00000000" w:rsidP="00F37FE2">
          <w:pPr>
            <w:pStyle w:val="Footer"/>
          </w:pPr>
          <w:sdt>
            <w:sdtPr>
              <w:tag w:val="DgLegalInformation01"/>
              <w:id w:val="590974587"/>
              <w:placeholder>
                <w:docPart w:val="C1F74C5BA1384819A19E18F2AE1E87AE"/>
              </w:placeholder>
              <w:showingPlcHdr/>
              <w:dataBinding w:xpath="//Tag[@name='DgLegalInformation01']" w:storeItemID="{9B080735-027D-44B9-A4A0-910DD22B4D04}"/>
              <w:text w:multiLine="1"/>
            </w:sdtPr>
            <w:sdtContent>
              <w:r w:rsidR="00F37FE2" w:rsidRPr="00AB07EF">
                <w:rPr>
                  <w:rStyle w:val="PlaceholderText"/>
                </w:rPr>
                <w:t>[Legal information]</w:t>
              </w:r>
            </w:sdtContent>
          </w:sdt>
        </w:p>
      </w:tc>
      <w:tc>
        <w:tcPr>
          <w:tcW w:w="227" w:type="dxa"/>
          <w:tcBorders>
            <w:top w:val="single" w:sz="2" w:space="0" w:color="009FDA"/>
          </w:tcBorders>
        </w:tcPr>
        <w:p w14:paraId="750E1BCD" w14:textId="77777777" w:rsidR="00F37FE2" w:rsidRPr="003F3A84" w:rsidRDefault="00F37FE2" w:rsidP="00814BAA">
          <w:pPr>
            <w:pStyle w:val="Footer"/>
          </w:pPr>
        </w:p>
      </w:tc>
      <w:tc>
        <w:tcPr>
          <w:tcW w:w="3045" w:type="dxa"/>
          <w:tcBorders>
            <w:top w:val="single" w:sz="2" w:space="0" w:color="009FDA"/>
          </w:tcBorders>
          <w:vAlign w:val="bottom"/>
        </w:tcPr>
        <w:p w14:paraId="394D71DF" w14:textId="77777777" w:rsidR="00F37FE2" w:rsidRPr="003F3A84" w:rsidRDefault="00F37FE2" w:rsidP="00814BAA">
          <w:pPr>
            <w:pStyle w:val="Footer"/>
            <w:jc w:val="right"/>
          </w:pPr>
        </w:p>
      </w:tc>
    </w:tr>
  </w:tbl>
  <w:p w14:paraId="51E76E86" w14:textId="77777777" w:rsidR="00866BDC" w:rsidRDefault="00866BDC">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9582"/>
    </w:tblGrid>
    <w:tr w:rsidR="00F37FE2" w14:paraId="5F9F5EDE" w14:textId="77777777" w:rsidTr="00814BAA">
      <w:trPr>
        <w:cantSplit/>
      </w:trPr>
      <w:tc>
        <w:tcPr>
          <w:tcW w:w="9798" w:type="dxa"/>
          <w:vAlign w:val="bottom"/>
        </w:tcPr>
        <w:p w14:paraId="401ACFB6" w14:textId="77777777" w:rsidR="00F37FE2" w:rsidRDefault="00F37FE2" w:rsidP="00814BAA">
          <w:pPr>
            <w:keepNext/>
            <w:jc w:val="center"/>
          </w:pPr>
          <w:r w:rsidRPr="007E757B">
            <w:rPr>
              <w:b/>
              <w:bCs/>
              <w:noProof/>
              <w:lang w:val="en-US"/>
            </w:rPr>
            <mc:AlternateContent>
              <mc:Choice Requires="wps">
                <w:drawing>
                  <wp:anchor distT="0" distB="0" distL="114300" distR="114300" simplePos="0" relativeHeight="251658240" behindDoc="0" locked="0" layoutInCell="1" allowOverlap="1" wp14:anchorId="4750E9AB" wp14:editId="06212CAD">
                    <wp:simplePos x="0" y="0"/>
                    <wp:positionH relativeFrom="column">
                      <wp:posOffset>58420</wp:posOffset>
                    </wp:positionH>
                    <wp:positionV relativeFrom="paragraph">
                      <wp:posOffset>43815</wp:posOffset>
                    </wp:positionV>
                    <wp:extent cx="4304665" cy="13398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1339850"/>
                            </a:xfrm>
                            <a:prstGeom prst="rect">
                              <a:avLst/>
                            </a:prstGeom>
                            <a:noFill/>
                            <a:ln w="9525">
                              <a:noFill/>
                              <a:miter lim="800000"/>
                              <a:headEnd/>
                              <a:tailEnd/>
                            </a:ln>
                          </wps:spPr>
                          <wps:txbx>
                            <w:txbxContent>
                              <w:sdt>
                                <w:sdtPr>
                                  <w:id w:val="568603642"/>
                                  <w:placeholder>
                                    <w:docPart w:val="FA7C448B9C974E6685F6BC760AD2E891"/>
                                  </w:placeholder>
                                  <w:temporary/>
                                  <w:showingPlcHdr/>
                                </w:sdtPr>
                                <w:sdtContent>
                                  <w:p w14:paraId="21627568" w14:textId="77777777" w:rsidR="00F37FE2" w:rsidRDefault="00F37FE2" w:rsidP="00814BAA">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14:paraId="593ED366" w14:textId="77777777" w:rsidR="00F37FE2" w:rsidRDefault="00F37FE2" w:rsidP="00814BAA">
                                    <w:pPr>
                                      <w:pStyle w:val="DNVGL-Hidden"/>
                                    </w:pPr>
                                    <w:r>
                                      <w:t xml:space="preserve">Easy way to replace picture: </w:t>
                                    </w:r>
                                  </w:p>
                                  <w:p w14:paraId="5A40C7DF" w14:textId="77777777" w:rsidR="00F37FE2" w:rsidRPr="00B6211F" w:rsidRDefault="00F37FE2" w:rsidP="00814BAA">
                                    <w:pPr>
                                      <w:pStyle w:val="DNVGL-Hidden"/>
                                    </w:pPr>
                                    <w:r>
                                      <w:t>Double-click on the picture, right-click, select “Change Picture”…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50E9AB" id="_x0000_t202" coordsize="21600,21600" o:spt="202" path="m,l,21600r21600,l21600,xe">
                    <v:stroke joinstyle="miter"/>
                    <v:path gradientshapeok="t" o:connecttype="rect"/>
                  </v:shapetype>
                  <v:shape id="Text Box 2" o:spid="_x0000_s1026" type="#_x0000_t202" style="position:absolute;left:0;text-align:left;margin-left:4.6pt;margin-top:3.45pt;width:338.95pt;height:1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Mloz+gEAAM4DAAAOAAAAZHJzL2Uyb0RvYy54bWysU9uO2yAQfa/Uf0C8N3YSJ02sOKvtbreq tL1I234AxjhGBYYCiZ1+fQfszUbtW1U/oMEDZ+acOexuBq3ISTgvwVR0PsspEYZDI82hot+/PbzZ UOIDMw1TYERFz8LTm/3rV7velmIBHahGOIIgxpe9rWgXgi2zzPNOaOZnYIXBZAtOs4Bbd8gax3pE 1ypb5Pk668E11gEX3uPf+zFJ9wm/bQUPX9rWi0BURbG3kFaX1jqu2X7HyoNjtpN8aoP9QxeaSYNF L1D3LDBydPIvKC25Aw9tmHHQGbSt5CJxQDbz/A82Tx2zInFBcby9yOT/Hyz/fHqyXx0JwzsYcICJ hLePwH94YuCuY+Ygbp2DvhOswcLzKFnWW19OV6PUvvQRpO4/QYNDZscACWhonY6qIE+C6DiA80V0 MQTC8WexzIv1ekUJx9x8udxuVmksGSufr1vnwwcBmsSgog6nmuDZ6dGH2A4rn4/EagYepFJpssqQ vqLb1WKVLlxltAxoPCV1RTd5/EYrRJbvTZMuBybVGGMBZSbakenIOQz1gAcj/RqaMwrgYDQYPggM OnC/KOnRXBX1P4/MCUrUR4MibudFEd2YNsXq7QI37jpTX2eY4QhV0UDJGN6F5OCR6y2K3cokw0sn U69omqTOZPDoyut9OvXyDPe/AQAA//8DAFBLAwQUAAYACAAAACEAaZR2aNwAAAAHAQAADwAAAGRy cy9kb3ducmV2LnhtbEyOTU/DMBBE70j8B2uRuFE7UUmbkE1VteIKonxI3Nx4m0TE6yh2m/DvMSc4 jmb05pWb2fbiQqPvHCMkCwWCuHam4wbh7fXxbg3CB81G944J4Zs8bKrrq1IXxk38QpdDaESEsC80 QhvCUEjp65as9gs3EMfu5EarQ4xjI82opwi3vUyVyqTVHceHVg+0a6n+OpwtwvvT6fNjqZ6bvb0f JjcryTaXiLc38/YBRKA5/I3hVz+qQxWdju7MxoseIU/jECHLQcQ2W68SEEeENFnlIKtS/vevfgAA AP//AwBQSwECLQAUAAYACAAAACEAtoM4kv4AAADhAQAAEwAAAAAAAAAAAAAAAAAAAAAAW0NvbnRl bnRfVHlwZXNdLnhtbFBLAQItABQABgAIAAAAIQA4/SH/1gAAAJQBAAALAAAAAAAAAAAAAAAAAC8B AABfcmVscy8ucmVsc1BLAQItABQABgAIAAAAIQBNMloz+gEAAM4DAAAOAAAAAAAAAAAAAAAAAC4C AABkcnMvZTJvRG9jLnhtbFBLAQItABQABgAIAAAAIQBplHZo3AAAAAcBAAAPAAAAAAAAAAAAAAAA AFQEAABkcnMvZG93bnJldi54bWxQSwUGAAAAAAQABADzAAAAXQUAAAAA " filled="f" stroked="f">
                    <v:textbox>
                      <w:txbxContent>
                        <w:sdt>
                          <w:sdtPr>
                            <w:id w:val="568603642"/>
                            <w:placeholder>
                              <w:docPart w:val="FA7C448B9C974E6685F6BC760AD2E891"/>
                            </w:placeholder>
                            <w:temporary/>
                            <w:showingPlcHdr/>
                          </w:sdtPr>
                          <w:sdtContent>
                            <w:p w14:paraId="21627568" w14:textId="77777777" w:rsidR="00F37FE2" w:rsidRDefault="00F37FE2" w:rsidP="00814BAA">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14:paraId="593ED366" w14:textId="77777777" w:rsidR="00F37FE2" w:rsidRDefault="00F37FE2" w:rsidP="00814BAA">
                              <w:pPr>
                                <w:pStyle w:val="DNVGL-Hidden"/>
                              </w:pPr>
                              <w:r>
                                <w:t xml:space="preserve">Easy way to replace picture: </w:t>
                              </w:r>
                            </w:p>
                            <w:p w14:paraId="5A40C7DF" w14:textId="77777777" w:rsidR="00F37FE2" w:rsidRPr="00B6211F" w:rsidRDefault="00F37FE2" w:rsidP="00814BAA">
                              <w:pPr>
                                <w:pStyle w:val="DNVGL-Hidden"/>
                              </w:pPr>
                              <w:r>
                                <w:t>Double-click on the picture, right-click, select “Change Picture”…</w:t>
                              </w:r>
                            </w:p>
                          </w:sdtContent>
                        </w:sdt>
                      </w:txbxContent>
                    </v:textbox>
                  </v:shape>
                </w:pict>
              </mc:Fallback>
            </mc:AlternateContent>
          </w:r>
          <w:r>
            <w:rPr>
              <w:noProof/>
              <w:lang w:val="en-US"/>
            </w:rPr>
            <w:drawing>
              <wp:inline distT="0" distB="0" distL="0" distR="0" wp14:anchorId="41BB9D5F" wp14:editId="55912C03">
                <wp:extent cx="6084000" cy="442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CoverImage1-672x489.jpg"/>
                        <pic:cNvPicPr/>
                      </pic:nvPicPr>
                      <pic:blipFill>
                        <a:blip r:embed="rId1">
                          <a:extLst>
                            <a:ext uri="{28A0092B-C50C-407E-A947-70E740481C1C}">
                              <a14:useLocalDpi xmlns:a14="http://schemas.microsoft.com/office/drawing/2010/main" val="0"/>
                            </a:ext>
                          </a:extLst>
                        </a:blip>
                        <a:stretch>
                          <a:fillRect/>
                        </a:stretch>
                      </pic:blipFill>
                      <pic:spPr>
                        <a:xfrm>
                          <a:off x="0" y="0"/>
                          <a:ext cx="6084000" cy="4428000"/>
                        </a:xfrm>
                        <a:prstGeom prst="rect">
                          <a:avLst/>
                        </a:prstGeom>
                      </pic:spPr>
                    </pic:pic>
                  </a:graphicData>
                </a:graphic>
              </wp:inline>
            </w:drawing>
          </w:r>
        </w:p>
      </w:tc>
    </w:tr>
  </w:tbl>
  <w:p w14:paraId="00075E1E" w14:textId="77777777" w:rsidR="00866BDC" w:rsidRDefault="00866BDC">
    <w:pPr>
      <w:pStyle w:val="Footer"/>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3F42" w14:textId="77777777" w:rsidR="00F37FE2" w:rsidRDefault="00F37FE2">
    <w:pPr>
      <w:pStyle w:val="Footer"/>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73C9EA25" w14:textId="77777777" w:rsidTr="00814BAA">
      <w:tc>
        <w:tcPr>
          <w:tcW w:w="6311" w:type="dxa"/>
          <w:tcBorders>
            <w:top w:val="single" w:sz="2" w:space="0" w:color="009FDA"/>
          </w:tcBorders>
          <w:vAlign w:val="bottom"/>
        </w:tcPr>
        <w:p w14:paraId="157064D2" w14:textId="77777777" w:rsidR="00F37FE2" w:rsidRPr="003F3A84" w:rsidRDefault="00F37FE2" w:rsidP="00F37FE2">
          <w:pPr>
            <w:pStyle w:val="Footer"/>
          </w:pPr>
          <w:r w:rsidRPr="00587ED8">
            <w:rPr>
              <w:lang w:val="en-US"/>
            </w:rPr>
            <w:t xml:space="preserve">DNV  –  Doc. No. </w:t>
          </w:r>
          <w:sdt>
            <w:sdtPr>
              <w:rPr>
                <w:lang w:val="nb-NO"/>
              </w:rPr>
              <w:alias w:val="DNV Doc. No."/>
              <w:tag w:val="DgDNVDocNo01"/>
              <w:id w:val="947821184"/>
              <w:placeholder>
                <w:docPart w:val="F75675957E174626B3E9B7156D68C9B1"/>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1323394035"/>
              <w:placeholder>
                <w:docPart w:val="C1F74C5BA1384819A19E18F2AE1E87AE"/>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13D88FF4" w14:textId="77777777" w:rsidR="00F37FE2" w:rsidRPr="003F3A84" w:rsidRDefault="00F37FE2" w:rsidP="00814BAA">
          <w:pPr>
            <w:pStyle w:val="Footer"/>
          </w:pPr>
        </w:p>
      </w:tc>
      <w:tc>
        <w:tcPr>
          <w:tcW w:w="3045" w:type="dxa"/>
          <w:tcBorders>
            <w:top w:val="single" w:sz="2" w:space="0" w:color="009FDA"/>
          </w:tcBorders>
          <w:vAlign w:val="bottom"/>
        </w:tcPr>
        <w:p w14:paraId="761737F0" w14:textId="77777777" w:rsidR="00F37FE2" w:rsidRPr="003F3A84" w:rsidRDefault="00F37FE2" w:rsidP="00F37FE2">
          <w:pPr>
            <w:pStyle w:val="Footer"/>
            <w:jc w:val="right"/>
          </w:pPr>
          <w:r>
            <w:t xml:space="preserve">Page </w:t>
          </w:r>
          <w:r>
            <w:fldChar w:fldCharType="begin"/>
          </w:r>
          <w:r>
            <w:instrText xml:space="preserve"> page </w:instrText>
          </w:r>
          <w:r>
            <w:fldChar w:fldCharType="separate"/>
          </w:r>
          <w:r>
            <w:t>i</w:t>
          </w:r>
          <w:r>
            <w:fldChar w:fldCharType="end"/>
          </w:r>
        </w:p>
      </w:tc>
    </w:tr>
  </w:tbl>
  <w:p w14:paraId="2428864E" w14:textId="77777777" w:rsidR="00F37FE2" w:rsidRDefault="00F37FE2">
    <w:pPr>
      <w:pStyle w:val="Footer"/>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3372" w14:textId="77777777" w:rsidR="00F37FE2" w:rsidRDefault="00F37FE2">
    <w:pPr>
      <w:pStyle w:val="Footer"/>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C5C7" w14:textId="77777777" w:rsidR="00F37FE2" w:rsidRDefault="00F37FE2">
    <w:pPr>
      <w:pStyle w:val="Footer"/>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0BB29EDB" w14:textId="77777777" w:rsidTr="00814BAA">
      <w:tc>
        <w:tcPr>
          <w:tcW w:w="6311" w:type="dxa"/>
          <w:tcBorders>
            <w:top w:val="single" w:sz="2" w:space="0" w:color="009FDA"/>
          </w:tcBorders>
          <w:vAlign w:val="bottom"/>
        </w:tcPr>
        <w:p w14:paraId="52FF05A8" w14:textId="77777777" w:rsidR="00F37FE2" w:rsidRPr="003F3A84" w:rsidRDefault="00F37FE2" w:rsidP="00F37FE2">
          <w:pPr>
            <w:pStyle w:val="Footer"/>
          </w:pPr>
          <w:r w:rsidRPr="00587ED8">
            <w:rPr>
              <w:lang w:val="en-US"/>
            </w:rPr>
            <w:t xml:space="preserve">DNV  –  Doc. No. </w:t>
          </w:r>
          <w:sdt>
            <w:sdtPr>
              <w:rPr>
                <w:lang w:val="nb-NO"/>
              </w:rPr>
              <w:alias w:val="DNV Doc. No."/>
              <w:tag w:val="DgDNVDocNo01"/>
              <w:id w:val="684560550"/>
              <w:placeholder>
                <w:docPart w:val="34A8426F1B0A465988AB0A7FB03FFC75"/>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1692992824"/>
              <w:placeholder>
                <w:docPart w:val="EDF4ED8F16CF4990970EC9A3236BDED3"/>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1C88D327" w14:textId="77777777" w:rsidR="00F37FE2" w:rsidRPr="003F3A84" w:rsidRDefault="00F37FE2" w:rsidP="00814BAA">
          <w:pPr>
            <w:pStyle w:val="Footer"/>
          </w:pPr>
        </w:p>
      </w:tc>
      <w:tc>
        <w:tcPr>
          <w:tcW w:w="3045" w:type="dxa"/>
          <w:tcBorders>
            <w:top w:val="single" w:sz="2" w:space="0" w:color="009FDA"/>
          </w:tcBorders>
          <w:vAlign w:val="bottom"/>
        </w:tcPr>
        <w:p w14:paraId="48193FD5" w14:textId="77777777" w:rsidR="00F37FE2" w:rsidRPr="003F3A84" w:rsidRDefault="00F37FE2" w:rsidP="00F37FE2">
          <w:pPr>
            <w:pStyle w:val="Footer"/>
            <w:jc w:val="right"/>
          </w:pPr>
          <w:r>
            <w:t xml:space="preserve">Page </w:t>
          </w:r>
          <w:r>
            <w:fldChar w:fldCharType="begin"/>
          </w:r>
          <w:r>
            <w:instrText xml:space="preserve"> page </w:instrText>
          </w:r>
          <w:r>
            <w:fldChar w:fldCharType="separate"/>
          </w:r>
          <w:r>
            <w:t>1</w:t>
          </w:r>
          <w:r>
            <w:fldChar w:fldCharType="end"/>
          </w:r>
        </w:p>
      </w:tc>
    </w:tr>
  </w:tbl>
  <w:p w14:paraId="145307B8" w14:textId="77777777" w:rsidR="00F37FE2" w:rsidRDefault="00F37FE2">
    <w:pPr>
      <w:pStyle w:val="Footer"/>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028F" w14:textId="77777777" w:rsidR="00F37FE2" w:rsidRDefault="00F37FE2">
    <w:pPr>
      <w:pStyle w:val="Footer"/>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006E4C" w:rsidRPr="003F3A84" w14:paraId="30147ADA" w14:textId="77777777" w:rsidTr="00814BAA">
      <w:tc>
        <w:tcPr>
          <w:tcW w:w="6311" w:type="dxa"/>
          <w:tcBorders>
            <w:top w:val="single" w:sz="2" w:space="0" w:color="009FDA"/>
          </w:tcBorders>
          <w:vAlign w:val="bottom"/>
        </w:tcPr>
        <w:p w14:paraId="304B335B" w14:textId="77777777" w:rsidR="00006E4C" w:rsidRPr="003F3A84" w:rsidRDefault="00006E4C" w:rsidP="00F37FE2">
          <w:pPr>
            <w:pStyle w:val="Footer"/>
          </w:pPr>
          <w:r w:rsidRPr="00587ED8">
            <w:rPr>
              <w:lang w:val="en-US"/>
            </w:rPr>
            <w:t xml:space="preserve">DNV  –  Doc. No. </w:t>
          </w:r>
          <w:sdt>
            <w:sdtPr>
              <w:rPr>
                <w:lang w:val="nb-NO"/>
              </w:rPr>
              <w:alias w:val="DNV Doc. No."/>
              <w:tag w:val="DgDNVDocNo01"/>
              <w:id w:val="-237568133"/>
              <w:placeholder>
                <w:docPart w:val="2A87918AE5324E8386FA4D16B66D3520"/>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2128652955"/>
              <w:placeholder>
                <w:docPart w:val="14E83B3EAB3E4D92B7127F5A63D59AE2"/>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4FFDE57A" w14:textId="77777777" w:rsidR="00006E4C" w:rsidRPr="003F3A84" w:rsidRDefault="00006E4C" w:rsidP="00814BAA">
          <w:pPr>
            <w:pStyle w:val="Footer"/>
          </w:pPr>
        </w:p>
      </w:tc>
      <w:tc>
        <w:tcPr>
          <w:tcW w:w="3045" w:type="dxa"/>
          <w:tcBorders>
            <w:top w:val="single" w:sz="2" w:space="0" w:color="009FDA"/>
          </w:tcBorders>
          <w:vAlign w:val="bottom"/>
        </w:tcPr>
        <w:p w14:paraId="5A5954BB" w14:textId="04A0909C" w:rsidR="00006E4C" w:rsidRPr="003F3A84" w:rsidRDefault="00006E4C" w:rsidP="00F37FE2">
          <w:pPr>
            <w:pStyle w:val="Footer"/>
            <w:jc w:val="right"/>
          </w:pPr>
          <w:r>
            <w:t>Page A-</w:t>
          </w:r>
          <w:r>
            <w:fldChar w:fldCharType="begin"/>
          </w:r>
          <w:r>
            <w:instrText xml:space="preserve"> page </w:instrText>
          </w:r>
          <w:r>
            <w:fldChar w:fldCharType="separate"/>
          </w:r>
          <w:r>
            <w:t>i</w:t>
          </w:r>
          <w:r>
            <w:fldChar w:fldCharType="end"/>
          </w:r>
        </w:p>
      </w:tc>
    </w:tr>
  </w:tbl>
  <w:p w14:paraId="1CB9CCC6" w14:textId="77777777" w:rsidR="00F37FE2" w:rsidRDefault="00F37FE2">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D0CC2" w14:textId="77777777" w:rsidR="006C1ECA" w:rsidRDefault="006C1ECA" w:rsidP="00866BDC">
      <w:r>
        <w:separator/>
      </w:r>
    </w:p>
  </w:footnote>
  <w:footnote w:type="continuationSeparator" w:id="0">
    <w:p w14:paraId="710A0647" w14:textId="77777777" w:rsidR="006C1ECA" w:rsidRDefault="006C1ECA" w:rsidP="00866BDC">
      <w:r>
        <w:continuationSeparator/>
      </w:r>
    </w:p>
  </w:footnote>
  <w:footnote w:type="continuationNotice" w:id="1">
    <w:p w14:paraId="14148EBC" w14:textId="77777777" w:rsidR="006C1ECA" w:rsidRDefault="006C1E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7520" w14:textId="77777777" w:rsidR="00D00097" w:rsidRDefault="00D000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2C6C" w14:textId="77777777" w:rsidR="00F37FE2" w:rsidRDefault="00F37FE2" w:rsidP="00814BAA">
    <w:r>
      <w:rPr>
        <w:noProof/>
      </w:rPr>
      <w:drawing>
        <wp:inline distT="0" distB="0" distL="0" distR="0" wp14:anchorId="250483D4" wp14:editId="39420FB8">
          <wp:extent cx="1479600" cy="73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58201E8C" w14:textId="77777777" w:rsidR="00866BDC" w:rsidRDefault="00866BD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9D4D" w14:textId="77777777" w:rsidR="00F37FE2" w:rsidRDefault="00F37FE2" w:rsidP="00814BAA">
    <w:r>
      <w:rPr>
        <w:noProof/>
      </w:rPr>
      <w:drawing>
        <wp:inline distT="0" distB="0" distL="0" distR="0" wp14:anchorId="3661C60F" wp14:editId="5FF7FA79">
          <wp:extent cx="1479600" cy="73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0EAA622D" w14:textId="77777777" w:rsidR="00866BDC" w:rsidRPr="00866BDC" w:rsidRDefault="00866BD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12A1" w14:textId="77777777" w:rsidR="00F37FE2" w:rsidRDefault="00F37FE2">
    <w:pPr>
      <w:pStyle w:val="Header"/>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6468" w14:textId="77777777" w:rsidR="00F37FE2" w:rsidRDefault="00F37FE2" w:rsidP="00814BAA">
    <w:r>
      <w:rPr>
        <w:noProof/>
      </w:rPr>
      <w:drawing>
        <wp:inline distT="0" distB="0" distL="0" distR="0" wp14:anchorId="3E5BE4FF" wp14:editId="666CEE37">
          <wp:extent cx="1479600" cy="73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2304D2D5" w14:textId="77777777" w:rsidR="00F37FE2" w:rsidRDefault="00F37FE2">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EB02" w14:textId="77777777" w:rsidR="00F37FE2" w:rsidRPr="00866BDC" w:rsidRDefault="00F37FE2">
    <w:pPr>
      <w:pStyle w:val="Header"/>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91CF" w14:textId="77777777" w:rsidR="00F37FE2" w:rsidRDefault="00F37FE2">
    <w:pPr>
      <w:pStyle w:val="Header"/>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3DEA" w14:textId="75F7BDB5" w:rsidR="00F37FE2" w:rsidRDefault="00F37FE2" w:rsidP="00814BAA">
    <w:r>
      <w:rPr>
        <w:noProof/>
      </w:rPr>
      <w:drawing>
        <wp:inline distT="0" distB="0" distL="0" distR="0" wp14:anchorId="6279DF48" wp14:editId="7877A784">
          <wp:extent cx="1479600" cy="73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18AC1BB8" w14:textId="77777777" w:rsidR="00F37FE2" w:rsidRDefault="00F37FE2">
    <w:pPr>
      <w:pStyle w:val="Header"/>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18BB" w14:textId="77777777" w:rsidR="00F37FE2" w:rsidRPr="00866BDC" w:rsidRDefault="00F37FE2">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E0D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988057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C21F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440C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020D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4BEE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065A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6B3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08A3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47023"/>
    <w:multiLevelType w:val="multilevel"/>
    <w:tmpl w:val="E1EE0F16"/>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097325CF"/>
    <w:multiLevelType w:val="multilevel"/>
    <w:tmpl w:val="D1880D08"/>
    <w:lvl w:ilvl="0">
      <w:start w:val="1"/>
      <w:numFmt w:val="decimal"/>
      <w:lvlText w:val="%1"/>
      <w:lvlJc w:val="left"/>
      <w:pPr>
        <w:tabs>
          <w:tab w:val="num" w:pos="454"/>
        </w:tabs>
        <w:ind w:left="454" w:hanging="454"/>
      </w:pPr>
    </w:lvl>
    <w:lvl w:ilvl="1">
      <w:start w:val="1"/>
      <w:numFmt w:val="decimal"/>
      <w:lvlText w:val="%1.%2"/>
      <w:lvlJc w:val="left"/>
      <w:pPr>
        <w:tabs>
          <w:tab w:val="num" w:pos="680"/>
        </w:tabs>
        <w:ind w:left="680" w:hanging="680"/>
      </w:pPr>
    </w:lvl>
    <w:lvl w:ilvl="2">
      <w:start w:val="1"/>
      <w:numFmt w:val="decimal"/>
      <w:lvlText w:val="%1.%2.%3"/>
      <w:lvlJc w:val="left"/>
      <w:pPr>
        <w:tabs>
          <w:tab w:val="num" w:pos="907"/>
        </w:tabs>
        <w:ind w:left="907" w:hanging="907"/>
      </w:pPr>
    </w:lvl>
    <w:lvl w:ilvl="3">
      <w:start w:val="1"/>
      <w:numFmt w:val="decimal"/>
      <w:lvlText w:val="%1.%2.%3.%4"/>
      <w:lvlJc w:val="left"/>
      <w:pPr>
        <w:tabs>
          <w:tab w:val="num" w:pos="1134"/>
        </w:tabs>
        <w:ind w:left="1134" w:hanging="1134"/>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0E127973"/>
    <w:multiLevelType w:val="multilevel"/>
    <w:tmpl w:val="0414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4BA52ED"/>
    <w:multiLevelType w:val="hybridMultilevel"/>
    <w:tmpl w:val="1CE01430"/>
    <w:lvl w:ilvl="0" w:tplc="0409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191E37DC"/>
    <w:multiLevelType w:val="hybridMultilevel"/>
    <w:tmpl w:val="594077C4"/>
    <w:lvl w:ilvl="0" w:tplc="A914EF34">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227DA"/>
    <w:multiLevelType w:val="hybridMultilevel"/>
    <w:tmpl w:val="2152B8A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6E729AA"/>
    <w:multiLevelType w:val="multilevel"/>
    <w:tmpl w:val="6854C28A"/>
    <w:name w:val="DNVGL Appendices"/>
    <w:lvl w:ilvl="0">
      <w:start w:val="1"/>
      <w:numFmt w:val="upperLetter"/>
      <w:lvlRestart w:val="0"/>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B402880"/>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C932B1"/>
    <w:multiLevelType w:val="hybridMultilevel"/>
    <w:tmpl w:val="F376950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9" w15:restartNumberingAfterBreak="0">
    <w:nsid w:val="5FAF0EC0"/>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7D9096F"/>
    <w:multiLevelType w:val="hybridMultilevel"/>
    <w:tmpl w:val="1576B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3195328">
    <w:abstractNumId w:val="10"/>
  </w:num>
  <w:num w:numId="2" w16cid:durableId="1822191364">
    <w:abstractNumId w:val="9"/>
  </w:num>
  <w:num w:numId="3" w16cid:durableId="1979919662">
    <w:abstractNumId w:val="8"/>
  </w:num>
  <w:num w:numId="4" w16cid:durableId="1820031271">
    <w:abstractNumId w:val="16"/>
  </w:num>
  <w:num w:numId="5" w16cid:durableId="1638728127">
    <w:abstractNumId w:val="7"/>
  </w:num>
  <w:num w:numId="6" w16cid:durableId="1364287545">
    <w:abstractNumId w:val="6"/>
  </w:num>
  <w:num w:numId="7" w16cid:durableId="1306742905">
    <w:abstractNumId w:val="5"/>
  </w:num>
  <w:num w:numId="8" w16cid:durableId="1974482081">
    <w:abstractNumId w:val="4"/>
  </w:num>
  <w:num w:numId="9" w16cid:durableId="50159816">
    <w:abstractNumId w:val="3"/>
  </w:num>
  <w:num w:numId="10" w16cid:durableId="1865827143">
    <w:abstractNumId w:val="2"/>
  </w:num>
  <w:num w:numId="11" w16cid:durableId="953831314">
    <w:abstractNumId w:val="1"/>
  </w:num>
  <w:num w:numId="12" w16cid:durableId="1431389540">
    <w:abstractNumId w:val="0"/>
  </w:num>
  <w:num w:numId="13" w16cid:durableId="646786260">
    <w:abstractNumId w:val="20"/>
  </w:num>
  <w:num w:numId="14" w16cid:durableId="1100636291">
    <w:abstractNumId w:val="14"/>
  </w:num>
  <w:num w:numId="15" w16cid:durableId="1289120546">
    <w:abstractNumId w:val="18"/>
  </w:num>
  <w:num w:numId="16" w16cid:durableId="2139912784">
    <w:abstractNumId w:val="13"/>
  </w:num>
  <w:num w:numId="17" w16cid:durableId="1488591687">
    <w:abstractNumId w:val="15"/>
  </w:num>
  <w:num w:numId="18" w16cid:durableId="2146316032">
    <w:abstractNumId w:val="17"/>
  </w:num>
  <w:num w:numId="19" w16cid:durableId="1797287137">
    <w:abstractNumId w:val="19"/>
  </w:num>
  <w:num w:numId="20" w16cid:durableId="820853285">
    <w:abstractNumId w:val="12"/>
  </w:num>
  <w:num w:numId="21" w16cid:durableId="29610437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utte, Peet">
    <w15:presenceInfo w15:providerId="AD" w15:userId="S::Peet.Schutte@dnv.com::b9242d6b-b4c4-408c-9191-11fb4494ef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I0MDO0NDQxNjMyNzNQ0lEKTi0uzszPAykwqgUAOuO7FSwAAAA="/>
    <w:docVar w:name="DFS_FileId" w:val="PRP002.dotx"/>
    <w:docVar w:name="DFS_FormId" w:val="1764"/>
    <w:docVar w:name="DFS_FormNo" w:val="PRP 002"/>
    <w:docVar w:name="DFS_FormversionNo" w:val="39"/>
    <w:docVar w:name="DFS_Issue" w:val="2021-03"/>
    <w:docVar w:name="DNVeFormDoc_guid" w:val="8a550c3c4da04a8f9b97ac533584663f"/>
    <w:docVar w:name="eForms Core NewDocument" w:val="2021-02-24T10:41:30Z"/>
    <w:docVar w:name="eForms_xdoc_doc_config" w:val="&lt;?xml version=&quot;1.0&quot; encoding=&quot;UTF-8&quot;?&gt;&lt;DNVeFormsCore version=&quot;1.0&quot;&gt;&lt;doc_config client_app=&quot;&quot;&gt;&lt;setting name=&quot;form_config&quot;&gt;&lt;form form_id=&quot;1764&quot; formversion_no=&quot;38&quot; code=&quot;PRP 002&quot; name=&quot;Proposal&quot; issue=&quot;2020-10&quot; formgroup_id=&quot;0&quot; distribution_bits=&quot;15&quot; FU=&quot;1&quot; SS=&quot;1&quot; SL=&quot;1&quot; ST=&quot;1&quot; filename=&quot;PRP002.dotx&quot; type=&quot;Word&quot; datafolder=&quot;PRP 002&quot; form_id_field=&quot;&quot; formflow_filename=&quot;&quot; standalone=&quot;y&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Add Reference to list&quot;&gt;_x000d__x000a_      &lt;click method=&quot;InsertRefInRefTable&quot; /&gt;_x000d__x000a_    &lt;/menuitem&gt;_x000d__x000a_    &lt;menuitem caption=&quot;Appendices...&quot;&gt;_x000d__x000a_      &lt;click method=&quot;EditAppendices&quot; /&gt;_x000d__x000a_    &lt;/menuitem&gt;_x000d__x000a_    &lt;menuitem caption=&quot;Equation with numbering&quot; onaction=&quot;mUI.UI_InsertEquationWithNum&quot; param=&quot;&quot; /&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lt;/setting&gt;&lt;/doc_config&gt;&lt;/DNVeFormsCore&gt;"/>
    <w:docVar w:name="eFormsDataStoreItemId" w:val="{9B080735-027D-44B9-A4A0-910DD22B4D04}"/>
    <w:docVar w:name="eFormsFormConfig" w:val="&lt;form form_id=&quot;1764&quot; formversion_no=&quot;38&quot; code=&quot;PRP 002&quot; name=&quot;Proposal&quot; issue=&quot;2020-10&quot; formgroup_id=&quot;0&quot; distribution_bits=&quot;15&quot; FU=&quot;1&quot; SS=&quot;1&quot; SL=&quot;1&quot; ST=&quot;1&quot; filename=&quot;PRP002.dotx&quot; type=&quot;Word&quot; datafolder=&quot;PRP 002&quot; form_id_field=&quot;&quot; formflow_filename=&quot;&quot; standalone=&quot;y&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Add Reference to list&quot;&gt;_x000d__x000a_      &lt;click method=&quot;InsertRefInRefTable&quot; /&gt;_x000d__x000a_    &lt;/menuitem&gt;_x000d__x000a_    &lt;menuitem caption=&quot;Appendices...&quot;&gt;_x000d__x000a_      &lt;click method=&quot;EditAppendices&quot; /&gt;_x000d__x000a_    &lt;/menuitem&gt;_x000d__x000a_    &lt;menuitem caption=&quot;Equation with numbering&quot; onaction=&quot;mUI.UI_InsertEquationWithNum&quot; param=&quot;&quot; /&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
    <w:docVar w:name="TB build" w:val="20210215 083633"/>
    <w:docVar w:name="TB build utc" w:val="2021-02-15T07:36:45"/>
    <w:docVar w:name="TB filename" w:val="PRP002.dotx"/>
    <w:docVar w:name="TB id" w:val="8745"/>
    <w:docVar w:name="TB name" w:val="PRP 002"/>
    <w:docVar w:name="TMPeF_datafolder" w:val="PRP 002"/>
    <w:docVar w:name="XCD450QKD" w:val="5b7f3b3256194c5bad24f60c2ccf65cf"/>
  </w:docVars>
  <w:rsids>
    <w:rsidRoot w:val="00610ED0"/>
    <w:rsid w:val="00006E4C"/>
    <w:rsid w:val="00016B25"/>
    <w:rsid w:val="00032C73"/>
    <w:rsid w:val="00034CE0"/>
    <w:rsid w:val="00041857"/>
    <w:rsid w:val="00090037"/>
    <w:rsid w:val="00091162"/>
    <w:rsid w:val="000951E5"/>
    <w:rsid w:val="00095249"/>
    <w:rsid w:val="0009597B"/>
    <w:rsid w:val="00095A1E"/>
    <w:rsid w:val="000A2CC8"/>
    <w:rsid w:val="000B0C60"/>
    <w:rsid w:val="000C526E"/>
    <w:rsid w:val="000D3806"/>
    <w:rsid w:val="000D6878"/>
    <w:rsid w:val="00124879"/>
    <w:rsid w:val="00126795"/>
    <w:rsid w:val="00127695"/>
    <w:rsid w:val="00130D5D"/>
    <w:rsid w:val="00160139"/>
    <w:rsid w:val="001649AF"/>
    <w:rsid w:val="0019085E"/>
    <w:rsid w:val="00192691"/>
    <w:rsid w:val="001A1A3B"/>
    <w:rsid w:val="001A7995"/>
    <w:rsid w:val="001B1586"/>
    <w:rsid w:val="001B17A7"/>
    <w:rsid w:val="001C5172"/>
    <w:rsid w:val="00221210"/>
    <w:rsid w:val="00224D37"/>
    <w:rsid w:val="00232FE4"/>
    <w:rsid w:val="00241AFF"/>
    <w:rsid w:val="00267DA1"/>
    <w:rsid w:val="00293C0A"/>
    <w:rsid w:val="002A20DF"/>
    <w:rsid w:val="002D322F"/>
    <w:rsid w:val="002E26C3"/>
    <w:rsid w:val="002E5953"/>
    <w:rsid w:val="003039CF"/>
    <w:rsid w:val="003266A7"/>
    <w:rsid w:val="00361289"/>
    <w:rsid w:val="00363A0E"/>
    <w:rsid w:val="0037336B"/>
    <w:rsid w:val="00382240"/>
    <w:rsid w:val="00392933"/>
    <w:rsid w:val="003A6556"/>
    <w:rsid w:val="003B0808"/>
    <w:rsid w:val="003D4E3C"/>
    <w:rsid w:val="003E576F"/>
    <w:rsid w:val="003E5E27"/>
    <w:rsid w:val="003F537F"/>
    <w:rsid w:val="0042477D"/>
    <w:rsid w:val="0042744D"/>
    <w:rsid w:val="004302F4"/>
    <w:rsid w:val="00450DCA"/>
    <w:rsid w:val="00452A2F"/>
    <w:rsid w:val="00460761"/>
    <w:rsid w:val="00482DDD"/>
    <w:rsid w:val="0048457D"/>
    <w:rsid w:val="00497914"/>
    <w:rsid w:val="004A26B1"/>
    <w:rsid w:val="004A4075"/>
    <w:rsid w:val="004A449B"/>
    <w:rsid w:val="004B085F"/>
    <w:rsid w:val="004B0B62"/>
    <w:rsid w:val="004C4BD2"/>
    <w:rsid w:val="004C51DA"/>
    <w:rsid w:val="004C583B"/>
    <w:rsid w:val="004D0779"/>
    <w:rsid w:val="004D616E"/>
    <w:rsid w:val="005222EA"/>
    <w:rsid w:val="00531BFA"/>
    <w:rsid w:val="00540A26"/>
    <w:rsid w:val="0058729D"/>
    <w:rsid w:val="005950B4"/>
    <w:rsid w:val="005A4CE4"/>
    <w:rsid w:val="005B2798"/>
    <w:rsid w:val="005B394A"/>
    <w:rsid w:val="005C337D"/>
    <w:rsid w:val="005C4162"/>
    <w:rsid w:val="005E7806"/>
    <w:rsid w:val="005F5D0F"/>
    <w:rsid w:val="00610ED0"/>
    <w:rsid w:val="006250E1"/>
    <w:rsid w:val="00640984"/>
    <w:rsid w:val="00645D74"/>
    <w:rsid w:val="00647105"/>
    <w:rsid w:val="006643F0"/>
    <w:rsid w:val="00671FC0"/>
    <w:rsid w:val="00677E13"/>
    <w:rsid w:val="00686459"/>
    <w:rsid w:val="00690D3F"/>
    <w:rsid w:val="00695DD2"/>
    <w:rsid w:val="006B2773"/>
    <w:rsid w:val="006B6761"/>
    <w:rsid w:val="006C1ECA"/>
    <w:rsid w:val="006C2CAB"/>
    <w:rsid w:val="006D298E"/>
    <w:rsid w:val="006F0BEE"/>
    <w:rsid w:val="006F37AC"/>
    <w:rsid w:val="006F37FC"/>
    <w:rsid w:val="007004AA"/>
    <w:rsid w:val="007014DE"/>
    <w:rsid w:val="00710191"/>
    <w:rsid w:val="00735EC2"/>
    <w:rsid w:val="00754532"/>
    <w:rsid w:val="007611A1"/>
    <w:rsid w:val="007632FC"/>
    <w:rsid w:val="00782302"/>
    <w:rsid w:val="007824B5"/>
    <w:rsid w:val="007A694F"/>
    <w:rsid w:val="007C7747"/>
    <w:rsid w:val="00802221"/>
    <w:rsid w:val="00814BAA"/>
    <w:rsid w:val="008449C6"/>
    <w:rsid w:val="00850F1C"/>
    <w:rsid w:val="008575B3"/>
    <w:rsid w:val="00866BDC"/>
    <w:rsid w:val="00870E13"/>
    <w:rsid w:val="008A2200"/>
    <w:rsid w:val="008C08EC"/>
    <w:rsid w:val="008C24CB"/>
    <w:rsid w:val="008C3BDF"/>
    <w:rsid w:val="008E020F"/>
    <w:rsid w:val="008E0DAA"/>
    <w:rsid w:val="00914782"/>
    <w:rsid w:val="00917B3B"/>
    <w:rsid w:val="00927240"/>
    <w:rsid w:val="009446BE"/>
    <w:rsid w:val="00952E0E"/>
    <w:rsid w:val="00986693"/>
    <w:rsid w:val="009A07BF"/>
    <w:rsid w:val="009B3258"/>
    <w:rsid w:val="009B3529"/>
    <w:rsid w:val="009B54E9"/>
    <w:rsid w:val="009F6D9A"/>
    <w:rsid w:val="00A013B6"/>
    <w:rsid w:val="00A100B8"/>
    <w:rsid w:val="00A2701C"/>
    <w:rsid w:val="00A36365"/>
    <w:rsid w:val="00A372C7"/>
    <w:rsid w:val="00A628C9"/>
    <w:rsid w:val="00A676AE"/>
    <w:rsid w:val="00A850C2"/>
    <w:rsid w:val="00A965EB"/>
    <w:rsid w:val="00AA31BF"/>
    <w:rsid w:val="00AA3436"/>
    <w:rsid w:val="00AC18CE"/>
    <w:rsid w:val="00AC457E"/>
    <w:rsid w:val="00AC62D5"/>
    <w:rsid w:val="00AE3C75"/>
    <w:rsid w:val="00AF4864"/>
    <w:rsid w:val="00AF729E"/>
    <w:rsid w:val="00B1098B"/>
    <w:rsid w:val="00B3511E"/>
    <w:rsid w:val="00B62CB9"/>
    <w:rsid w:val="00B7321B"/>
    <w:rsid w:val="00B75301"/>
    <w:rsid w:val="00BB250B"/>
    <w:rsid w:val="00BC7F80"/>
    <w:rsid w:val="00BF2E65"/>
    <w:rsid w:val="00BF2F89"/>
    <w:rsid w:val="00C04400"/>
    <w:rsid w:val="00C251A2"/>
    <w:rsid w:val="00C31C2A"/>
    <w:rsid w:val="00C33ADE"/>
    <w:rsid w:val="00C7615F"/>
    <w:rsid w:val="00C77E31"/>
    <w:rsid w:val="00C85460"/>
    <w:rsid w:val="00CA0FD6"/>
    <w:rsid w:val="00CA2B60"/>
    <w:rsid w:val="00CB00C3"/>
    <w:rsid w:val="00CD4FD3"/>
    <w:rsid w:val="00CD6D2A"/>
    <w:rsid w:val="00CE57B1"/>
    <w:rsid w:val="00CF4484"/>
    <w:rsid w:val="00CF76F8"/>
    <w:rsid w:val="00D00097"/>
    <w:rsid w:val="00D00F78"/>
    <w:rsid w:val="00D01841"/>
    <w:rsid w:val="00D027A5"/>
    <w:rsid w:val="00D34817"/>
    <w:rsid w:val="00D42B20"/>
    <w:rsid w:val="00D617C0"/>
    <w:rsid w:val="00D70AEC"/>
    <w:rsid w:val="00D70BA4"/>
    <w:rsid w:val="00D75777"/>
    <w:rsid w:val="00D830FC"/>
    <w:rsid w:val="00D83E7F"/>
    <w:rsid w:val="00D97D62"/>
    <w:rsid w:val="00DA238A"/>
    <w:rsid w:val="00DA3616"/>
    <w:rsid w:val="00DB50C5"/>
    <w:rsid w:val="00DD1D83"/>
    <w:rsid w:val="00DD2E4E"/>
    <w:rsid w:val="00E112C5"/>
    <w:rsid w:val="00E43312"/>
    <w:rsid w:val="00EA3B42"/>
    <w:rsid w:val="00EB410E"/>
    <w:rsid w:val="00EB53C4"/>
    <w:rsid w:val="00EB5B94"/>
    <w:rsid w:val="00EB70CF"/>
    <w:rsid w:val="00ED7874"/>
    <w:rsid w:val="00F1463F"/>
    <w:rsid w:val="00F37FE2"/>
    <w:rsid w:val="00F46979"/>
    <w:rsid w:val="00F5109B"/>
    <w:rsid w:val="00F566DA"/>
    <w:rsid w:val="00F75AA1"/>
    <w:rsid w:val="00F767A3"/>
    <w:rsid w:val="00F90A33"/>
    <w:rsid w:val="00FC1BE2"/>
    <w:rsid w:val="00FC77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92D1D"/>
  <w15:docId w15:val="{8A5CE561-1574-41FB-87AB-117FAB5C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2CB9"/>
    <w:pPr>
      <w:spacing w:after="0" w:line="240" w:lineRule="auto"/>
    </w:pPr>
    <w:rPr>
      <w:rFonts w:ascii="Arial" w:hAnsi="Arial" w:cs="Arial"/>
      <w:sz w:val="18"/>
      <w:szCs w:val="18"/>
      <w:lang w:val="en-GB"/>
    </w:rPr>
  </w:style>
  <w:style w:type="paragraph" w:styleId="Heading1">
    <w:name w:val="heading 1"/>
    <w:basedOn w:val="Normal"/>
    <w:next w:val="BodyText"/>
    <w:link w:val="Heading1Char"/>
    <w:uiPriority w:val="9"/>
    <w:qFormat/>
    <w:rsid w:val="00866BDC"/>
    <w:pPr>
      <w:keepNext/>
      <w:numPr>
        <w:numId w:val="1"/>
      </w:numPr>
      <w:outlineLvl w:val="0"/>
    </w:pPr>
    <w:rPr>
      <w:b/>
      <w:caps/>
      <w:color w:val="0F204B"/>
      <w:sz w:val="26"/>
    </w:rPr>
  </w:style>
  <w:style w:type="paragraph" w:styleId="Heading2">
    <w:name w:val="heading 2"/>
    <w:basedOn w:val="Normal"/>
    <w:next w:val="BodyText"/>
    <w:link w:val="Heading2Char"/>
    <w:uiPriority w:val="9"/>
    <w:qFormat/>
    <w:rsid w:val="00866BDC"/>
    <w:pPr>
      <w:keepNext/>
      <w:numPr>
        <w:ilvl w:val="1"/>
        <w:numId w:val="1"/>
      </w:numPr>
      <w:spacing w:before="280"/>
      <w:outlineLvl w:val="1"/>
    </w:pPr>
    <w:rPr>
      <w:b/>
      <w:color w:val="0F204B"/>
      <w:sz w:val="26"/>
    </w:rPr>
  </w:style>
  <w:style w:type="paragraph" w:styleId="Heading3">
    <w:name w:val="heading 3"/>
    <w:basedOn w:val="Normal"/>
    <w:next w:val="BodyText"/>
    <w:link w:val="Heading3Char"/>
    <w:uiPriority w:val="9"/>
    <w:qFormat/>
    <w:rsid w:val="00866BDC"/>
    <w:pPr>
      <w:keepNext/>
      <w:numPr>
        <w:ilvl w:val="2"/>
        <w:numId w:val="1"/>
      </w:numPr>
      <w:spacing w:before="120"/>
      <w:outlineLvl w:val="2"/>
    </w:pPr>
    <w:rPr>
      <w:color w:val="0F204B"/>
      <w:sz w:val="26"/>
    </w:rPr>
  </w:style>
  <w:style w:type="paragraph" w:styleId="Heading4">
    <w:name w:val="heading 4"/>
    <w:basedOn w:val="Normal"/>
    <w:next w:val="BodyText"/>
    <w:link w:val="Heading4Char"/>
    <w:uiPriority w:val="9"/>
    <w:qFormat/>
    <w:rsid w:val="00866BDC"/>
    <w:pPr>
      <w:keepNext/>
      <w:numPr>
        <w:ilvl w:val="3"/>
        <w:numId w:val="1"/>
      </w:numPr>
      <w:spacing w:before="120"/>
      <w:outlineLvl w:val="3"/>
    </w:pPr>
    <w:rPr>
      <w:b/>
      <w:color w:val="0F204B"/>
      <w:sz w:val="22"/>
    </w:rPr>
  </w:style>
  <w:style w:type="paragraph" w:styleId="Heading5">
    <w:name w:val="heading 5"/>
    <w:basedOn w:val="Normal"/>
    <w:next w:val="BodyText"/>
    <w:link w:val="Heading5Char"/>
    <w:uiPriority w:val="99"/>
    <w:rsid w:val="00866BDC"/>
    <w:pPr>
      <w:numPr>
        <w:ilvl w:val="4"/>
        <w:numId w:val="1"/>
      </w:numPr>
      <w:spacing w:before="60" w:after="60"/>
      <w:outlineLvl w:val="4"/>
    </w:pPr>
    <w:rPr>
      <w:sz w:val="22"/>
    </w:rPr>
  </w:style>
  <w:style w:type="paragraph" w:styleId="Heading6">
    <w:name w:val="heading 6"/>
    <w:basedOn w:val="Heading1"/>
    <w:next w:val="BodyText"/>
    <w:link w:val="Heading6Char"/>
    <w:uiPriority w:val="99"/>
    <w:rsid w:val="00866BDC"/>
    <w:pPr>
      <w:numPr>
        <w:numId w:val="0"/>
      </w:numPr>
      <w:outlineLvl w:val="5"/>
    </w:pPr>
  </w:style>
  <w:style w:type="paragraph" w:styleId="Heading7">
    <w:name w:val="heading 7"/>
    <w:basedOn w:val="Heading2"/>
    <w:next w:val="BodyText"/>
    <w:link w:val="Heading7Char"/>
    <w:uiPriority w:val="99"/>
    <w:rsid w:val="00866BDC"/>
    <w:pPr>
      <w:numPr>
        <w:ilvl w:val="0"/>
        <w:numId w:val="0"/>
      </w:numPr>
      <w:outlineLvl w:val="6"/>
    </w:pPr>
  </w:style>
  <w:style w:type="paragraph" w:styleId="Heading8">
    <w:name w:val="heading 8"/>
    <w:basedOn w:val="Heading3"/>
    <w:next w:val="BodyText"/>
    <w:link w:val="Heading8Char"/>
    <w:uiPriority w:val="99"/>
    <w:rsid w:val="00866BDC"/>
    <w:pPr>
      <w:numPr>
        <w:ilvl w:val="0"/>
        <w:numId w:val="0"/>
      </w:numPr>
      <w:outlineLvl w:val="7"/>
    </w:pPr>
  </w:style>
  <w:style w:type="paragraph" w:styleId="Heading9">
    <w:name w:val="heading 9"/>
    <w:basedOn w:val="Heading4"/>
    <w:next w:val="BodyText"/>
    <w:link w:val="Heading9Char"/>
    <w:uiPriority w:val="99"/>
    <w:rsid w:val="00866BD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DC"/>
    <w:rPr>
      <w:rFonts w:ascii="Arial" w:hAnsi="Arial" w:cs="Arial"/>
      <w:b/>
      <w:caps/>
      <w:color w:val="0F204B"/>
      <w:sz w:val="26"/>
      <w:szCs w:val="18"/>
      <w:lang w:val="en-GB"/>
    </w:rPr>
  </w:style>
  <w:style w:type="character" w:customStyle="1" w:styleId="Heading2Char">
    <w:name w:val="Heading 2 Char"/>
    <w:basedOn w:val="DefaultParagraphFont"/>
    <w:link w:val="Heading2"/>
    <w:uiPriority w:val="9"/>
    <w:rsid w:val="00866BDC"/>
    <w:rPr>
      <w:rFonts w:ascii="Arial" w:hAnsi="Arial" w:cs="Arial"/>
      <w:b/>
      <w:color w:val="0F204B"/>
      <w:sz w:val="26"/>
      <w:szCs w:val="18"/>
      <w:lang w:val="en-GB"/>
    </w:rPr>
  </w:style>
  <w:style w:type="character" w:customStyle="1" w:styleId="Heading3Char">
    <w:name w:val="Heading 3 Char"/>
    <w:basedOn w:val="DefaultParagraphFont"/>
    <w:link w:val="Heading3"/>
    <w:uiPriority w:val="9"/>
    <w:rsid w:val="00866BDC"/>
    <w:rPr>
      <w:rFonts w:ascii="Arial" w:hAnsi="Arial" w:cs="Arial"/>
      <w:color w:val="0F204B"/>
      <w:sz w:val="26"/>
      <w:szCs w:val="18"/>
      <w:lang w:val="en-GB"/>
    </w:rPr>
  </w:style>
  <w:style w:type="character" w:customStyle="1" w:styleId="Heading4Char">
    <w:name w:val="Heading 4 Char"/>
    <w:basedOn w:val="DefaultParagraphFont"/>
    <w:link w:val="Heading4"/>
    <w:uiPriority w:val="99"/>
    <w:rsid w:val="00866BDC"/>
    <w:rPr>
      <w:rFonts w:ascii="Arial" w:hAnsi="Arial" w:cs="Arial"/>
      <w:b/>
      <w:color w:val="0F204B"/>
      <w:szCs w:val="18"/>
      <w:lang w:val="en-GB"/>
    </w:rPr>
  </w:style>
  <w:style w:type="paragraph" w:styleId="BodyText">
    <w:name w:val="Body Text"/>
    <w:basedOn w:val="Normal"/>
    <w:link w:val="BodyTextChar"/>
    <w:qFormat/>
    <w:rsid w:val="00866BDC"/>
    <w:pPr>
      <w:spacing w:before="40" w:after="140" w:line="280" w:lineRule="atLeast"/>
    </w:pPr>
  </w:style>
  <w:style w:type="character" w:customStyle="1" w:styleId="BodyTextChar">
    <w:name w:val="Body Text Char"/>
    <w:basedOn w:val="DefaultParagraphFont"/>
    <w:link w:val="BodyText"/>
    <w:uiPriority w:val="99"/>
    <w:rsid w:val="00866BDC"/>
    <w:rPr>
      <w:rFonts w:ascii="Arial" w:hAnsi="Arial" w:cs="Arial"/>
      <w:sz w:val="18"/>
      <w:szCs w:val="18"/>
      <w:lang w:val="en-GB"/>
    </w:rPr>
  </w:style>
  <w:style w:type="character" w:styleId="PlaceholderText">
    <w:name w:val="Placeholder Text"/>
    <w:basedOn w:val="DefaultParagraphFont"/>
    <w:uiPriority w:val="99"/>
    <w:rsid w:val="00866BDC"/>
    <w:rPr>
      <w:noProof/>
      <w:vanish/>
      <w:color w:val="808080"/>
      <w:lang w:val="en-GB"/>
    </w:rPr>
  </w:style>
  <w:style w:type="character" w:customStyle="1" w:styleId="Heading5Char">
    <w:name w:val="Heading 5 Char"/>
    <w:basedOn w:val="DefaultParagraphFont"/>
    <w:link w:val="Heading5"/>
    <w:uiPriority w:val="99"/>
    <w:rsid w:val="00866BDC"/>
    <w:rPr>
      <w:rFonts w:ascii="Arial" w:hAnsi="Arial" w:cs="Arial"/>
      <w:szCs w:val="18"/>
      <w:lang w:val="en-GB"/>
    </w:rPr>
  </w:style>
  <w:style w:type="character" w:customStyle="1" w:styleId="Heading6Char">
    <w:name w:val="Heading 6 Char"/>
    <w:basedOn w:val="DefaultParagraphFont"/>
    <w:link w:val="Heading6"/>
    <w:uiPriority w:val="99"/>
    <w:rsid w:val="00866BDC"/>
    <w:rPr>
      <w:rFonts w:ascii="Arial" w:hAnsi="Arial" w:cs="Arial"/>
      <w:b/>
      <w:caps/>
      <w:color w:val="0F204B"/>
      <w:sz w:val="26"/>
      <w:szCs w:val="18"/>
      <w:lang w:val="en-GB"/>
    </w:rPr>
  </w:style>
  <w:style w:type="character" w:customStyle="1" w:styleId="Heading7Char">
    <w:name w:val="Heading 7 Char"/>
    <w:basedOn w:val="DefaultParagraphFont"/>
    <w:link w:val="Heading7"/>
    <w:uiPriority w:val="99"/>
    <w:rsid w:val="00866BDC"/>
    <w:rPr>
      <w:rFonts w:ascii="Arial" w:hAnsi="Arial" w:cs="Arial"/>
      <w:b/>
      <w:color w:val="0F204B"/>
      <w:sz w:val="26"/>
      <w:szCs w:val="18"/>
      <w:lang w:val="en-GB"/>
    </w:rPr>
  </w:style>
  <w:style w:type="character" w:customStyle="1" w:styleId="Heading8Char">
    <w:name w:val="Heading 8 Char"/>
    <w:basedOn w:val="DefaultParagraphFont"/>
    <w:link w:val="Heading8"/>
    <w:uiPriority w:val="99"/>
    <w:rsid w:val="00866BDC"/>
    <w:rPr>
      <w:rFonts w:ascii="Arial" w:hAnsi="Arial" w:cs="Arial"/>
      <w:color w:val="0F204B"/>
      <w:sz w:val="26"/>
      <w:szCs w:val="18"/>
      <w:lang w:val="en-GB"/>
    </w:rPr>
  </w:style>
  <w:style w:type="character" w:customStyle="1" w:styleId="Heading9Char">
    <w:name w:val="Heading 9 Char"/>
    <w:basedOn w:val="DefaultParagraphFont"/>
    <w:link w:val="Heading9"/>
    <w:uiPriority w:val="99"/>
    <w:rsid w:val="00866BDC"/>
    <w:rPr>
      <w:rFonts w:ascii="Arial" w:hAnsi="Arial" w:cs="Arial"/>
      <w:b/>
      <w:color w:val="0F204B"/>
      <w:szCs w:val="18"/>
      <w:lang w:val="en-GB"/>
    </w:rPr>
  </w:style>
  <w:style w:type="paragraph" w:styleId="TOC1">
    <w:name w:val="toc 1"/>
    <w:basedOn w:val="Normal"/>
    <w:uiPriority w:val="39"/>
    <w:unhideWhenUsed/>
    <w:rsid w:val="00866BDC"/>
    <w:pPr>
      <w:tabs>
        <w:tab w:val="right" w:leader="dot" w:pos="9581"/>
      </w:tabs>
      <w:spacing w:before="240"/>
      <w:ind w:left="850" w:right="850" w:hanging="850"/>
    </w:pPr>
    <w:rPr>
      <w:caps/>
      <w:noProof/>
    </w:rPr>
  </w:style>
  <w:style w:type="paragraph" w:styleId="TOC2">
    <w:name w:val="toc 2"/>
    <w:basedOn w:val="Normal"/>
    <w:uiPriority w:val="39"/>
    <w:unhideWhenUsed/>
    <w:rsid w:val="00866BDC"/>
    <w:pPr>
      <w:tabs>
        <w:tab w:val="right" w:pos="9581"/>
      </w:tabs>
      <w:spacing w:before="60"/>
      <w:ind w:left="850" w:right="850" w:hanging="850"/>
    </w:pPr>
    <w:rPr>
      <w:noProof/>
    </w:rPr>
  </w:style>
  <w:style w:type="paragraph" w:styleId="TOC3">
    <w:name w:val="toc 3"/>
    <w:basedOn w:val="Normal"/>
    <w:uiPriority w:val="99"/>
    <w:semiHidden/>
    <w:unhideWhenUsed/>
    <w:rsid w:val="00866BDC"/>
    <w:pPr>
      <w:tabs>
        <w:tab w:val="right" w:pos="9581"/>
      </w:tabs>
      <w:ind w:left="1134" w:right="850" w:hanging="1134"/>
    </w:pPr>
    <w:rPr>
      <w:noProof/>
    </w:rPr>
  </w:style>
  <w:style w:type="paragraph" w:styleId="TOC4">
    <w:name w:val="toc 4"/>
    <w:basedOn w:val="Normal"/>
    <w:uiPriority w:val="99"/>
    <w:semiHidden/>
    <w:unhideWhenUsed/>
    <w:rsid w:val="00866BDC"/>
    <w:pPr>
      <w:tabs>
        <w:tab w:val="right" w:pos="9581"/>
      </w:tabs>
      <w:ind w:left="1417" w:right="850" w:hanging="1417"/>
    </w:pPr>
    <w:rPr>
      <w:noProof/>
    </w:rPr>
  </w:style>
  <w:style w:type="paragraph" w:styleId="TOC5">
    <w:name w:val="toc 5"/>
    <w:basedOn w:val="Normal"/>
    <w:uiPriority w:val="99"/>
    <w:semiHidden/>
    <w:unhideWhenUsed/>
    <w:rsid w:val="00866BDC"/>
    <w:pPr>
      <w:tabs>
        <w:tab w:val="right" w:pos="9581"/>
      </w:tabs>
      <w:ind w:left="1417" w:right="850" w:hanging="1417"/>
    </w:pPr>
    <w:rPr>
      <w:noProof/>
    </w:rPr>
  </w:style>
  <w:style w:type="paragraph" w:styleId="TOC6">
    <w:name w:val="toc 6"/>
    <w:basedOn w:val="TOC1"/>
    <w:uiPriority w:val="99"/>
    <w:semiHidden/>
    <w:unhideWhenUsed/>
    <w:rsid w:val="00866BDC"/>
  </w:style>
  <w:style w:type="paragraph" w:styleId="TOC7">
    <w:name w:val="toc 7"/>
    <w:basedOn w:val="TOC2"/>
    <w:uiPriority w:val="99"/>
    <w:semiHidden/>
    <w:unhideWhenUsed/>
    <w:rsid w:val="00866BDC"/>
  </w:style>
  <w:style w:type="paragraph" w:styleId="TOC8">
    <w:name w:val="toc 8"/>
    <w:basedOn w:val="TOC4"/>
    <w:uiPriority w:val="99"/>
    <w:semiHidden/>
    <w:unhideWhenUsed/>
    <w:rsid w:val="00866BDC"/>
  </w:style>
  <w:style w:type="paragraph" w:styleId="Header">
    <w:name w:val="header"/>
    <w:basedOn w:val="Normal"/>
    <w:link w:val="HeaderChar"/>
    <w:uiPriority w:val="99"/>
    <w:rsid w:val="00866BDC"/>
    <w:rPr>
      <w:noProof/>
    </w:rPr>
  </w:style>
  <w:style w:type="character" w:customStyle="1" w:styleId="HeaderChar">
    <w:name w:val="Header Char"/>
    <w:basedOn w:val="DefaultParagraphFont"/>
    <w:link w:val="Header"/>
    <w:uiPriority w:val="99"/>
    <w:rsid w:val="00866BDC"/>
    <w:rPr>
      <w:rFonts w:ascii="Arial" w:hAnsi="Arial" w:cs="Arial"/>
      <w:noProof/>
      <w:sz w:val="18"/>
      <w:szCs w:val="18"/>
      <w:lang w:val="en-GB"/>
    </w:rPr>
  </w:style>
  <w:style w:type="paragraph" w:styleId="Footer">
    <w:name w:val="footer"/>
    <w:basedOn w:val="Normal"/>
    <w:link w:val="FooterChar"/>
    <w:uiPriority w:val="99"/>
    <w:rsid w:val="00866BDC"/>
    <w:pPr>
      <w:spacing w:line="160" w:lineRule="atLeast"/>
    </w:pPr>
    <w:rPr>
      <w:noProof/>
      <w:sz w:val="13"/>
    </w:rPr>
  </w:style>
  <w:style w:type="character" w:customStyle="1" w:styleId="FooterChar">
    <w:name w:val="Footer Char"/>
    <w:basedOn w:val="DefaultParagraphFont"/>
    <w:link w:val="Footer"/>
    <w:uiPriority w:val="99"/>
    <w:rsid w:val="00866BDC"/>
    <w:rPr>
      <w:rFonts w:ascii="Arial" w:hAnsi="Arial" w:cs="Arial"/>
      <w:noProof/>
      <w:sz w:val="13"/>
      <w:szCs w:val="18"/>
      <w:lang w:val="en-GB"/>
    </w:rPr>
  </w:style>
  <w:style w:type="paragraph" w:styleId="Caption">
    <w:name w:val="caption"/>
    <w:basedOn w:val="Normal"/>
    <w:next w:val="BodyText"/>
    <w:uiPriority w:val="99"/>
    <w:rsid w:val="00866BDC"/>
    <w:rPr>
      <w:b/>
    </w:rPr>
  </w:style>
  <w:style w:type="paragraph" w:styleId="ListBullet">
    <w:name w:val="List Bullet"/>
    <w:basedOn w:val="Normal"/>
    <w:uiPriority w:val="99"/>
    <w:rsid w:val="008575B3"/>
    <w:pPr>
      <w:numPr>
        <w:numId w:val="2"/>
      </w:numPr>
      <w:spacing w:after="140" w:line="280" w:lineRule="atLeast"/>
      <w:contextualSpacing/>
    </w:pPr>
  </w:style>
  <w:style w:type="paragraph" w:styleId="ListNumber">
    <w:name w:val="List Number"/>
    <w:basedOn w:val="Normal"/>
    <w:uiPriority w:val="99"/>
    <w:rsid w:val="006F37FC"/>
    <w:pPr>
      <w:numPr>
        <w:numId w:val="3"/>
      </w:numPr>
      <w:spacing w:after="140" w:line="280" w:lineRule="atLeast"/>
      <w:contextualSpacing/>
    </w:pPr>
  </w:style>
  <w:style w:type="paragraph" w:styleId="FootnoteText">
    <w:name w:val="footnote text"/>
    <w:aliases w:val="DFSListFootnote"/>
    <w:basedOn w:val="Normal"/>
    <w:link w:val="FootnoteTextChar"/>
    <w:uiPriority w:val="99"/>
    <w:rsid w:val="00866BDC"/>
    <w:pPr>
      <w:ind w:left="397" w:hanging="397"/>
    </w:pPr>
    <w:rPr>
      <w:sz w:val="13"/>
    </w:rPr>
  </w:style>
  <w:style w:type="character" w:customStyle="1" w:styleId="FootnoteTextChar">
    <w:name w:val="Footnote Text Char"/>
    <w:aliases w:val="DFSListFootnote Char"/>
    <w:basedOn w:val="DefaultParagraphFont"/>
    <w:link w:val="FootnoteText"/>
    <w:uiPriority w:val="99"/>
    <w:rsid w:val="00866BDC"/>
    <w:rPr>
      <w:rFonts w:ascii="Arial" w:hAnsi="Arial" w:cs="Arial"/>
      <w:sz w:val="13"/>
      <w:szCs w:val="18"/>
      <w:lang w:val="en-GB"/>
    </w:rPr>
  </w:style>
  <w:style w:type="character" w:styleId="FootnoteReference">
    <w:name w:val="footnote reference"/>
    <w:basedOn w:val="DefaultParagraphFont"/>
    <w:uiPriority w:val="99"/>
    <w:semiHidden/>
    <w:unhideWhenUsed/>
    <w:rsid w:val="00866BDC"/>
    <w:rPr>
      <w:sz w:val="18"/>
      <w:vertAlign w:val="superscript"/>
    </w:rPr>
  </w:style>
  <w:style w:type="paragraph" w:customStyle="1" w:styleId="DNVGL-Hidden">
    <w:name w:val="DNVGL-Hidden"/>
    <w:basedOn w:val="Normal"/>
    <w:next w:val="BodyText"/>
    <w:link w:val="DNVGL-HiddenChar"/>
    <w:uiPriority w:val="99"/>
    <w:rsid w:val="00866BDC"/>
    <w:rPr>
      <w:noProof/>
      <w:vanish/>
      <w:color w:val="FF0000"/>
    </w:rPr>
  </w:style>
  <w:style w:type="character" w:customStyle="1" w:styleId="DNVGL-HiddenChar">
    <w:name w:val="DNVGL-Hidden Char"/>
    <w:basedOn w:val="DefaultParagraphFont"/>
    <w:link w:val="DNVGL-Hidden"/>
    <w:uiPriority w:val="99"/>
    <w:rsid w:val="00866BDC"/>
    <w:rPr>
      <w:rFonts w:ascii="Arial" w:hAnsi="Arial" w:cs="Arial"/>
      <w:noProof/>
      <w:vanish/>
      <w:color w:val="FF0000"/>
      <w:sz w:val="18"/>
      <w:szCs w:val="18"/>
      <w:lang w:val="en-GB"/>
    </w:rPr>
  </w:style>
  <w:style w:type="paragraph" w:customStyle="1" w:styleId="DNVGL-HQDetails">
    <w:name w:val="DNVGL-HQ Details"/>
    <w:basedOn w:val="Normal"/>
    <w:link w:val="DNVGL-HQDetailsChar"/>
    <w:uiPriority w:val="99"/>
    <w:rsid w:val="00866BDC"/>
    <w:pPr>
      <w:spacing w:after="240" w:line="200" w:lineRule="atLeast"/>
    </w:pPr>
    <w:rPr>
      <w:noProof/>
      <w:color w:val="0F204B"/>
      <w:sz w:val="16"/>
    </w:rPr>
  </w:style>
  <w:style w:type="character" w:customStyle="1" w:styleId="DNVGL-HQDetailsChar">
    <w:name w:val="DNVGL-HQ Details Char"/>
    <w:basedOn w:val="DefaultParagraphFont"/>
    <w:link w:val="DNVGL-HQDetails"/>
    <w:uiPriority w:val="99"/>
    <w:rsid w:val="00866BDC"/>
    <w:rPr>
      <w:rFonts w:ascii="Arial" w:hAnsi="Arial" w:cs="Arial"/>
      <w:noProof/>
      <w:color w:val="0F204B"/>
      <w:sz w:val="16"/>
      <w:szCs w:val="18"/>
      <w:lang w:val="en-GB"/>
    </w:rPr>
  </w:style>
  <w:style w:type="paragraph" w:customStyle="1" w:styleId="DNVGL-Address-receiver">
    <w:name w:val="DNVGL-Address - receiver"/>
    <w:basedOn w:val="Normal"/>
    <w:link w:val="DNVGL-Address-receiverChar"/>
    <w:uiPriority w:val="99"/>
    <w:rsid w:val="00866BDC"/>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66BDC"/>
    <w:rPr>
      <w:rFonts w:ascii="Arial" w:hAnsi="Arial" w:cs="Arial"/>
      <w:noProof/>
      <w:sz w:val="18"/>
      <w:szCs w:val="18"/>
      <w:lang w:val="en-GB"/>
    </w:rPr>
  </w:style>
  <w:style w:type="paragraph" w:customStyle="1" w:styleId="DNVGL-Address-sender">
    <w:name w:val="DNVGL-Address - sender"/>
    <w:basedOn w:val="Normal"/>
    <w:link w:val="DNVGL-Address-senderChar"/>
    <w:uiPriority w:val="99"/>
    <w:rsid w:val="00866BDC"/>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66BDC"/>
    <w:rPr>
      <w:rFonts w:ascii="Arial" w:hAnsi="Arial" w:cs="Arial"/>
      <w:noProof/>
      <w:sz w:val="18"/>
      <w:szCs w:val="18"/>
      <w:lang w:val="en-GB"/>
    </w:rPr>
  </w:style>
  <w:style w:type="paragraph" w:customStyle="1" w:styleId="DNVGL-Details">
    <w:name w:val="DNVGL-Details"/>
    <w:basedOn w:val="Normal"/>
    <w:link w:val="DNVGL-DetailsChar"/>
    <w:uiPriority w:val="99"/>
    <w:rsid w:val="00221210"/>
    <w:pPr>
      <w:keepLines/>
      <w:spacing w:line="280" w:lineRule="atLeast"/>
    </w:pPr>
  </w:style>
  <w:style w:type="character" w:customStyle="1" w:styleId="DNVGL-DetailsChar">
    <w:name w:val="DNVGL-Details Char"/>
    <w:basedOn w:val="DefaultParagraphFont"/>
    <w:link w:val="DNVGL-Details"/>
    <w:uiPriority w:val="99"/>
    <w:rsid w:val="00221210"/>
    <w:rPr>
      <w:rFonts w:ascii="Arial" w:hAnsi="Arial" w:cs="Arial"/>
      <w:sz w:val="18"/>
      <w:szCs w:val="18"/>
      <w:lang w:val="en-GB"/>
    </w:rPr>
  </w:style>
  <w:style w:type="paragraph" w:customStyle="1" w:styleId="DNVGL-Revisionrow">
    <w:name w:val="DNVGL-Revision row"/>
    <w:basedOn w:val="Normal"/>
    <w:link w:val="DNVGL-RevisionrowChar"/>
    <w:uiPriority w:val="99"/>
    <w:rsid w:val="00866BDC"/>
    <w:pPr>
      <w:keepLines/>
      <w:spacing w:line="280" w:lineRule="atLeast"/>
    </w:pPr>
    <w:rPr>
      <w:sz w:val="14"/>
    </w:rPr>
  </w:style>
  <w:style w:type="character" w:customStyle="1" w:styleId="DNVGL-RevisionrowChar">
    <w:name w:val="DNVGL-Revision row Char"/>
    <w:basedOn w:val="DefaultParagraphFont"/>
    <w:link w:val="DNVGL-Revisionrow"/>
    <w:uiPriority w:val="99"/>
    <w:rsid w:val="00866BDC"/>
    <w:rPr>
      <w:rFonts w:ascii="Arial" w:hAnsi="Arial" w:cs="Arial"/>
      <w:sz w:val="14"/>
      <w:szCs w:val="18"/>
      <w:lang w:val="en-GB"/>
    </w:rPr>
  </w:style>
  <w:style w:type="paragraph" w:customStyle="1" w:styleId="DNVGL-Revisionheadingrow">
    <w:name w:val="DNVGL-Revision heading row"/>
    <w:basedOn w:val="Normal"/>
    <w:link w:val="DNVGL-RevisionheadingrowChar"/>
    <w:uiPriority w:val="99"/>
    <w:rsid w:val="00866BDC"/>
    <w:pPr>
      <w:keepLines/>
    </w:pPr>
    <w:rPr>
      <w:sz w:val="14"/>
    </w:rPr>
  </w:style>
  <w:style w:type="character" w:customStyle="1" w:styleId="DNVGL-RevisionheadingrowChar">
    <w:name w:val="DNVGL-Revision heading row Char"/>
    <w:basedOn w:val="DefaultParagraphFont"/>
    <w:link w:val="DNVGL-Revisionheadingrow"/>
    <w:uiPriority w:val="99"/>
    <w:rsid w:val="00866BDC"/>
    <w:rPr>
      <w:rFonts w:ascii="Arial" w:hAnsi="Arial" w:cs="Arial"/>
      <w:sz w:val="14"/>
      <w:szCs w:val="18"/>
      <w:lang w:val="en-GB"/>
    </w:rPr>
  </w:style>
  <w:style w:type="paragraph" w:customStyle="1" w:styleId="DNVGL-Signature">
    <w:name w:val="DNVGL-Signature"/>
    <w:basedOn w:val="Normal"/>
    <w:link w:val="DNVGL-SignatureChar"/>
    <w:uiPriority w:val="99"/>
    <w:rsid w:val="00866BDC"/>
    <w:pPr>
      <w:keepLines/>
      <w:contextualSpacing/>
    </w:pPr>
    <w:rPr>
      <w:noProof/>
    </w:rPr>
  </w:style>
  <w:style w:type="character" w:customStyle="1" w:styleId="DNVGL-SignatureChar">
    <w:name w:val="DNVGL-Signature Char"/>
    <w:basedOn w:val="DefaultParagraphFont"/>
    <w:link w:val="DNVGL-Signature"/>
    <w:uiPriority w:val="99"/>
    <w:rsid w:val="00866BDC"/>
    <w:rPr>
      <w:rFonts w:ascii="Arial" w:hAnsi="Arial" w:cs="Arial"/>
      <w:noProof/>
      <w:sz w:val="18"/>
      <w:szCs w:val="18"/>
      <w:lang w:val="en-GB"/>
    </w:rPr>
  </w:style>
  <w:style w:type="paragraph" w:customStyle="1" w:styleId="DNVGL-Signaturesmall">
    <w:name w:val="DNVGL-Signature (small)"/>
    <w:basedOn w:val="DNVGL-Signature"/>
    <w:link w:val="DNVGL-SignaturesmallChar"/>
    <w:uiPriority w:val="99"/>
    <w:rsid w:val="00866BDC"/>
    <w:rPr>
      <w:sz w:val="14"/>
    </w:rPr>
  </w:style>
  <w:style w:type="character" w:customStyle="1" w:styleId="DNVGL-SignaturesmallChar">
    <w:name w:val="DNVGL-Signature (small) Char"/>
    <w:basedOn w:val="DefaultParagraphFont"/>
    <w:link w:val="DNVGL-Signaturesmall"/>
    <w:uiPriority w:val="99"/>
    <w:rsid w:val="00866BDC"/>
    <w:rPr>
      <w:rFonts w:ascii="Arial" w:hAnsi="Arial" w:cs="Arial"/>
      <w:noProof/>
      <w:sz w:val="14"/>
      <w:szCs w:val="18"/>
      <w:lang w:val="en-GB"/>
    </w:rPr>
  </w:style>
  <w:style w:type="paragraph" w:customStyle="1" w:styleId="DNVGL-Closing">
    <w:name w:val="DNVGL-Closing"/>
    <w:basedOn w:val="Normal"/>
    <w:next w:val="DNVGL-Signature"/>
    <w:link w:val="DNVGL-ClosingChar"/>
    <w:uiPriority w:val="99"/>
    <w:rsid w:val="00866BDC"/>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66BDC"/>
    <w:rPr>
      <w:rFonts w:ascii="Arial" w:hAnsi="Arial" w:cs="Arial"/>
      <w:noProof/>
      <w:sz w:val="18"/>
      <w:szCs w:val="18"/>
      <w:lang w:val="en-GB"/>
    </w:rPr>
  </w:style>
  <w:style w:type="paragraph" w:customStyle="1" w:styleId="CMCHeading">
    <w:name w:val="CMCHeading"/>
    <w:basedOn w:val="Normal"/>
    <w:next w:val="Normal"/>
    <w:link w:val="CMCHeadingChar"/>
    <w:uiPriority w:val="99"/>
    <w:rsid w:val="00866BDC"/>
    <w:rPr>
      <w:b/>
      <w:sz w:val="22"/>
    </w:rPr>
  </w:style>
  <w:style w:type="character" w:customStyle="1" w:styleId="CMCHeadingChar">
    <w:name w:val="CMCHeading Char"/>
    <w:basedOn w:val="DefaultParagraphFont"/>
    <w:link w:val="CMCHeading"/>
    <w:uiPriority w:val="99"/>
    <w:rsid w:val="00866BDC"/>
    <w:rPr>
      <w:rFonts w:ascii="Arial" w:hAnsi="Arial" w:cs="Arial"/>
      <w:b/>
      <w:szCs w:val="18"/>
      <w:lang w:val="en-GB"/>
    </w:rPr>
  </w:style>
  <w:style w:type="paragraph" w:customStyle="1" w:styleId="CMCConfidential">
    <w:name w:val="CMCConfidential"/>
    <w:basedOn w:val="Normal"/>
    <w:link w:val="CMCConfidentialChar"/>
    <w:uiPriority w:val="99"/>
    <w:rsid w:val="00866BDC"/>
    <w:rPr>
      <w:color w:val="FF0000"/>
    </w:rPr>
  </w:style>
  <w:style w:type="character" w:customStyle="1" w:styleId="CMCConfidentialChar">
    <w:name w:val="CMCConfidential Char"/>
    <w:basedOn w:val="DefaultParagraphFont"/>
    <w:link w:val="CMCConfidential"/>
    <w:uiPriority w:val="99"/>
    <w:rsid w:val="00866BDC"/>
    <w:rPr>
      <w:rFonts w:ascii="Arial" w:hAnsi="Arial" w:cs="Arial"/>
      <w:color w:val="FF0000"/>
      <w:sz w:val="18"/>
      <w:szCs w:val="18"/>
      <w:lang w:val="en-GB"/>
    </w:rPr>
  </w:style>
  <w:style w:type="paragraph" w:customStyle="1" w:styleId="CMCConfidentialText">
    <w:name w:val="CMCConfidentialText"/>
    <w:basedOn w:val="CMCConfidential"/>
    <w:link w:val="CMCConfidentialTextChar"/>
    <w:uiPriority w:val="99"/>
    <w:rsid w:val="00866BDC"/>
  </w:style>
  <w:style w:type="character" w:customStyle="1" w:styleId="CMCConfidentialTextChar">
    <w:name w:val="CMCConfidentialText Char"/>
    <w:basedOn w:val="DefaultParagraphFont"/>
    <w:link w:val="CMCConfidentialText"/>
    <w:rsid w:val="00866BDC"/>
    <w:rPr>
      <w:rFonts w:ascii="Arial" w:hAnsi="Arial" w:cs="Arial"/>
      <w:color w:val="FF0000"/>
      <w:sz w:val="18"/>
      <w:szCs w:val="18"/>
      <w:lang w:val="en-GB"/>
    </w:rPr>
  </w:style>
  <w:style w:type="paragraph" w:customStyle="1" w:styleId="DNVGL-AppListing">
    <w:name w:val="DNVGL-App Listing"/>
    <w:basedOn w:val="Normal"/>
    <w:link w:val="DNVGL-AppListingChar"/>
    <w:uiPriority w:val="99"/>
    <w:rsid w:val="00866BDC"/>
    <w:pPr>
      <w:keepLines/>
      <w:numPr>
        <w:numId w:val="4"/>
      </w:numPr>
    </w:pPr>
    <w:rPr>
      <w:color w:val="0F204B"/>
    </w:rPr>
  </w:style>
  <w:style w:type="character" w:customStyle="1" w:styleId="DNVGL-AppListingChar">
    <w:name w:val="DNVGL-App Listing Char"/>
    <w:basedOn w:val="DefaultParagraphFont"/>
    <w:link w:val="DNVGL-AppListing"/>
    <w:uiPriority w:val="99"/>
    <w:rsid w:val="00866BDC"/>
    <w:rPr>
      <w:rFonts w:ascii="Arial" w:hAnsi="Arial" w:cs="Arial"/>
      <w:color w:val="0F204B"/>
      <w:sz w:val="18"/>
      <w:szCs w:val="18"/>
      <w:lang w:val="en-GB"/>
    </w:rPr>
  </w:style>
  <w:style w:type="paragraph" w:customStyle="1" w:styleId="DNVGL-AppText">
    <w:name w:val="DNVGL-App Text"/>
    <w:basedOn w:val="Normal"/>
    <w:next w:val="BodyText"/>
    <w:link w:val="DNVGL-AppTextChar"/>
    <w:uiPriority w:val="99"/>
    <w:rsid w:val="00866BDC"/>
    <w:pPr>
      <w:spacing w:after="120"/>
    </w:pPr>
    <w:rPr>
      <w:b/>
      <w:color w:val="0F204B"/>
      <w:sz w:val="26"/>
    </w:rPr>
  </w:style>
  <w:style w:type="character" w:customStyle="1" w:styleId="DNVGL-AppTextChar">
    <w:name w:val="DNVGL-App Text Char"/>
    <w:basedOn w:val="DefaultParagraphFont"/>
    <w:link w:val="DNVGL-AppText"/>
    <w:uiPriority w:val="99"/>
    <w:rsid w:val="00866BDC"/>
    <w:rPr>
      <w:rFonts w:ascii="Arial" w:hAnsi="Arial" w:cs="Arial"/>
      <w:b/>
      <w:color w:val="0F204B"/>
      <w:sz w:val="26"/>
      <w:szCs w:val="18"/>
      <w:lang w:val="en-GB"/>
    </w:rPr>
  </w:style>
  <w:style w:type="paragraph" w:customStyle="1" w:styleId="DNVGL-Appendix">
    <w:name w:val="DNVGL-Appendix"/>
    <w:basedOn w:val="Normal"/>
    <w:next w:val="BodyText"/>
    <w:link w:val="DNVGL-AppendixChar"/>
    <w:uiPriority w:val="99"/>
    <w:rsid w:val="00866BDC"/>
    <w:pPr>
      <w:pBdr>
        <w:bottom w:val="single" w:sz="6" w:space="0" w:color="009FDA"/>
      </w:pBdr>
    </w:pPr>
    <w:rPr>
      <w:b/>
      <w:caps/>
      <w:noProof/>
      <w:color w:val="0F204B"/>
      <w:sz w:val="26"/>
    </w:rPr>
  </w:style>
  <w:style w:type="character" w:customStyle="1" w:styleId="DNVGL-AppendixChar">
    <w:name w:val="DNVGL-Appendix Char"/>
    <w:basedOn w:val="DefaultParagraphFont"/>
    <w:link w:val="DNVGL-Appendix"/>
    <w:uiPriority w:val="99"/>
    <w:rsid w:val="00866BDC"/>
    <w:rPr>
      <w:rFonts w:ascii="Arial" w:hAnsi="Arial" w:cs="Arial"/>
      <w:b/>
      <w:caps/>
      <w:noProof/>
      <w:color w:val="0F204B"/>
      <w:sz w:val="26"/>
      <w:szCs w:val="18"/>
      <w:lang w:val="en-GB"/>
    </w:rPr>
  </w:style>
  <w:style w:type="paragraph" w:customStyle="1" w:styleId="DNVGL-BackcoverTitle">
    <w:name w:val="DNVGL-Backcover Title"/>
    <w:basedOn w:val="Normal"/>
    <w:next w:val="BodyText"/>
    <w:link w:val="DNVGL-BackcoverTitleChar"/>
    <w:uiPriority w:val="99"/>
    <w:rsid w:val="00866BDC"/>
    <w:rPr>
      <w:b/>
      <w:noProof/>
      <w:color w:val="0F204B"/>
      <w:sz w:val="26"/>
    </w:rPr>
  </w:style>
  <w:style w:type="character" w:customStyle="1" w:styleId="DNVGL-BackcoverTitleChar">
    <w:name w:val="DNVGL-Backcover Title Char"/>
    <w:basedOn w:val="DefaultParagraphFont"/>
    <w:link w:val="DNVGL-BackcoverTitle"/>
    <w:uiPriority w:val="99"/>
    <w:rsid w:val="00866BDC"/>
    <w:rPr>
      <w:rFonts w:ascii="Arial" w:hAnsi="Arial" w:cs="Arial"/>
      <w:b/>
      <w:noProof/>
      <w:color w:val="0F204B"/>
      <w:sz w:val="26"/>
      <w:szCs w:val="18"/>
      <w:lang w:val="en-GB"/>
    </w:rPr>
  </w:style>
  <w:style w:type="paragraph" w:customStyle="1" w:styleId="Bodytexthighlight">
    <w:name w:val="Body text highlight"/>
    <w:basedOn w:val="BodyText"/>
    <w:link w:val="BodytexthighlightChar"/>
    <w:uiPriority w:val="99"/>
    <w:rsid w:val="00866BDC"/>
    <w:pPr>
      <w:shd w:val="clear" w:color="auto" w:fill="FFFF99"/>
    </w:pPr>
    <w:rPr>
      <w:color w:val="0F204B"/>
    </w:rPr>
  </w:style>
  <w:style w:type="character" w:customStyle="1" w:styleId="BodytexthighlightChar">
    <w:name w:val="Body text highlight Char"/>
    <w:basedOn w:val="DefaultParagraphFont"/>
    <w:link w:val="Bodytexthighlight"/>
    <w:uiPriority w:val="99"/>
    <w:rsid w:val="00866BDC"/>
    <w:rPr>
      <w:rFonts w:ascii="Arial" w:hAnsi="Arial" w:cs="Arial"/>
      <w:color w:val="0F204B"/>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66BDC"/>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66BDC"/>
    <w:rPr>
      <w:rFonts w:ascii="Arial" w:hAnsi="Arial" w:cs="Arial"/>
      <w:b/>
      <w:sz w:val="18"/>
      <w:szCs w:val="18"/>
      <w:lang w:val="en-GB"/>
    </w:rPr>
  </w:style>
  <w:style w:type="paragraph" w:customStyle="1" w:styleId="DNVGL-capFigure">
    <w:name w:val="DNVGL-capFigure"/>
    <w:basedOn w:val="Normal"/>
    <w:next w:val="BodyText"/>
    <w:link w:val="DNVGL-capFigureChar"/>
    <w:uiPriority w:val="99"/>
    <w:rsid w:val="00866BDC"/>
    <w:pPr>
      <w:keepNext/>
    </w:pPr>
    <w:rPr>
      <w:b/>
    </w:rPr>
  </w:style>
  <w:style w:type="character" w:customStyle="1" w:styleId="DNVGL-capFigureChar">
    <w:name w:val="DNVGL-capFigure Char"/>
    <w:basedOn w:val="DefaultParagraphFont"/>
    <w:link w:val="DNVGL-capFigure"/>
    <w:uiPriority w:val="99"/>
    <w:rsid w:val="00866BDC"/>
    <w:rPr>
      <w:rFonts w:ascii="Arial" w:hAnsi="Arial" w:cs="Arial"/>
      <w:b/>
      <w:sz w:val="18"/>
      <w:szCs w:val="18"/>
      <w:lang w:val="en-GB"/>
    </w:rPr>
  </w:style>
  <w:style w:type="paragraph" w:customStyle="1" w:styleId="DNVGL-capTable">
    <w:name w:val="DNVGL-capTable"/>
    <w:basedOn w:val="Normal"/>
    <w:next w:val="BodyText"/>
    <w:link w:val="DNVGL-capTableChar"/>
    <w:uiPriority w:val="99"/>
    <w:rsid w:val="00866BDC"/>
    <w:pPr>
      <w:keepNext/>
      <w:spacing w:before="100" w:after="60" w:line="280" w:lineRule="atLeast"/>
    </w:pPr>
    <w:rPr>
      <w:b/>
    </w:rPr>
  </w:style>
  <w:style w:type="character" w:customStyle="1" w:styleId="DNVGL-capTableChar">
    <w:name w:val="DNVGL-capTable Char"/>
    <w:basedOn w:val="DefaultParagraphFont"/>
    <w:link w:val="DNVGL-capTable"/>
    <w:uiPriority w:val="99"/>
    <w:rsid w:val="00866BDC"/>
    <w:rPr>
      <w:rFonts w:ascii="Arial" w:hAnsi="Arial" w:cs="Arial"/>
      <w:b/>
      <w:sz w:val="18"/>
      <w:szCs w:val="18"/>
      <w:lang w:val="en-GB"/>
    </w:rPr>
  </w:style>
  <w:style w:type="paragraph" w:customStyle="1" w:styleId="DNVGL-FigureComment">
    <w:name w:val="DNVGL-FigureComment"/>
    <w:basedOn w:val="Normal"/>
    <w:link w:val="DNVGL-FigureCommentChar"/>
    <w:uiPriority w:val="99"/>
    <w:rsid w:val="00866BDC"/>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66BDC"/>
    <w:rPr>
      <w:rFonts w:ascii="Arial" w:hAnsi="Arial" w:cs="Arial"/>
      <w:sz w:val="13"/>
      <w:szCs w:val="18"/>
      <w:lang w:val="en-GB"/>
    </w:rPr>
  </w:style>
  <w:style w:type="paragraph" w:customStyle="1" w:styleId="DNVGL-TableComment">
    <w:name w:val="DNVGL-TableComment"/>
    <w:basedOn w:val="Normal"/>
    <w:link w:val="DNVGL-TableCommentChar"/>
    <w:uiPriority w:val="99"/>
    <w:rsid w:val="00866BDC"/>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66BDC"/>
    <w:rPr>
      <w:rFonts w:ascii="Arial" w:hAnsi="Arial" w:cs="Arial"/>
      <w:sz w:val="13"/>
      <w:szCs w:val="18"/>
      <w:lang w:val="en-GB"/>
    </w:rPr>
  </w:style>
  <w:style w:type="paragraph" w:customStyle="1" w:styleId="DNVGL-TableText">
    <w:name w:val="DNVGL-TableText"/>
    <w:basedOn w:val="Normal"/>
    <w:link w:val="DNVGL-TableTextChar"/>
    <w:uiPriority w:val="99"/>
    <w:rsid w:val="00866BDC"/>
    <w:pPr>
      <w:keepNext/>
      <w:keepLines/>
      <w:spacing w:before="20" w:after="20"/>
    </w:pPr>
    <w:rPr>
      <w:sz w:val="16"/>
    </w:rPr>
  </w:style>
  <w:style w:type="character" w:customStyle="1" w:styleId="DNVGL-TableTextChar">
    <w:name w:val="DNVGL-TableText Char"/>
    <w:basedOn w:val="DefaultParagraphFont"/>
    <w:link w:val="DNVGL-TableText"/>
    <w:uiPriority w:val="99"/>
    <w:rsid w:val="00866BDC"/>
    <w:rPr>
      <w:rFonts w:ascii="Arial" w:hAnsi="Arial" w:cs="Arial"/>
      <w:sz w:val="16"/>
      <w:szCs w:val="18"/>
      <w:lang w:val="en-GB"/>
    </w:rPr>
  </w:style>
  <w:style w:type="paragraph" w:customStyle="1" w:styleId="DNVGL-TableHeadingText">
    <w:name w:val="DNVGL-TableHeadingText"/>
    <w:basedOn w:val="DNVGL-TableText"/>
    <w:link w:val="DNVGL-TableHeadingTextChar"/>
    <w:uiPriority w:val="99"/>
    <w:rsid w:val="00866BDC"/>
    <w:rPr>
      <w:b/>
    </w:rPr>
  </w:style>
  <w:style w:type="character" w:customStyle="1" w:styleId="DNVGL-TableHeadingTextChar">
    <w:name w:val="DNVGL-TableHeadingText Char"/>
    <w:basedOn w:val="DefaultParagraphFont"/>
    <w:link w:val="DNVGL-TableHeadingText"/>
    <w:uiPriority w:val="99"/>
    <w:rsid w:val="00866BDC"/>
    <w:rPr>
      <w:rFonts w:ascii="Arial" w:hAnsi="Arial" w:cs="Arial"/>
      <w:b/>
      <w:sz w:val="16"/>
      <w:szCs w:val="18"/>
      <w:lang w:val="en-GB"/>
    </w:rPr>
  </w:style>
  <w:style w:type="paragraph" w:customStyle="1" w:styleId="DNVGL-TOCHeading">
    <w:name w:val="DNVGL-TOC Heading"/>
    <w:basedOn w:val="Normal"/>
    <w:next w:val="Normal"/>
    <w:link w:val="DNVGL-TOCHeadingChar"/>
    <w:uiPriority w:val="99"/>
    <w:rsid w:val="00866BDC"/>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66BDC"/>
    <w:rPr>
      <w:rFonts w:ascii="Arial" w:hAnsi="Arial" w:cs="Arial"/>
      <w:sz w:val="26"/>
      <w:szCs w:val="18"/>
      <w:lang w:val="en-GB"/>
    </w:rPr>
  </w:style>
  <w:style w:type="paragraph" w:customStyle="1" w:styleId="DNVGL-Cover-ProjectName">
    <w:name w:val="DNVGL-Cover-ProjectName"/>
    <w:basedOn w:val="Normal"/>
    <w:link w:val="DNVGL-Cover-ProjectNameChar"/>
    <w:uiPriority w:val="99"/>
    <w:rsid w:val="00221210"/>
    <w:pPr>
      <w:keepNext/>
      <w:keepLines/>
      <w:contextualSpacing/>
    </w:pPr>
    <w:rPr>
      <w:b/>
      <w:caps/>
      <w:color w:val="565655"/>
      <w:sz w:val="26"/>
    </w:rPr>
  </w:style>
  <w:style w:type="character" w:customStyle="1" w:styleId="DNVGL-Cover-ProjectNameChar">
    <w:name w:val="DNVGL-Cover-ProjectName Char"/>
    <w:basedOn w:val="DefaultParagraphFont"/>
    <w:link w:val="DNVGL-Cover-ProjectName"/>
    <w:uiPriority w:val="99"/>
    <w:rsid w:val="00221210"/>
    <w:rPr>
      <w:rFonts w:ascii="Arial" w:hAnsi="Arial" w:cs="Arial"/>
      <w:b/>
      <w:caps/>
      <w:color w:val="565655"/>
      <w:sz w:val="26"/>
      <w:szCs w:val="18"/>
      <w:lang w:val="en-GB"/>
    </w:rPr>
  </w:style>
  <w:style w:type="paragraph" w:customStyle="1" w:styleId="DNVGL-Cover-ReportTitle">
    <w:name w:val="DNVGL-Cover-ReportTitle"/>
    <w:basedOn w:val="Normal"/>
    <w:link w:val="DNVGL-Cover-ReportTitleChar"/>
    <w:uiPriority w:val="99"/>
    <w:rsid w:val="00221210"/>
    <w:pPr>
      <w:keepNext/>
      <w:keepLines/>
      <w:spacing w:after="240"/>
      <w:contextualSpacing/>
    </w:pPr>
    <w:rPr>
      <w:b/>
      <w:color w:val="0F204B"/>
      <w:sz w:val="56"/>
    </w:rPr>
  </w:style>
  <w:style w:type="character" w:customStyle="1" w:styleId="DNVGL-Cover-ReportTitleChar">
    <w:name w:val="DNVGL-Cover-ReportTitle Char"/>
    <w:basedOn w:val="DefaultParagraphFont"/>
    <w:link w:val="DNVGL-Cover-ReportTitle"/>
    <w:uiPriority w:val="99"/>
    <w:rsid w:val="00221210"/>
    <w:rPr>
      <w:rFonts w:ascii="Arial" w:hAnsi="Arial" w:cs="Arial"/>
      <w:b/>
      <w:color w:val="0F204B"/>
      <w:sz w:val="56"/>
      <w:szCs w:val="18"/>
      <w:lang w:val="en-GB"/>
    </w:rPr>
  </w:style>
  <w:style w:type="paragraph" w:customStyle="1" w:styleId="DNVGL-Cover-Company">
    <w:name w:val="DNVGL-Cover-Company"/>
    <w:basedOn w:val="Normal"/>
    <w:link w:val="DNVGL-Cover-CompanyChar"/>
    <w:uiPriority w:val="99"/>
    <w:rsid w:val="00221210"/>
    <w:pPr>
      <w:keepNext/>
      <w:keepLines/>
      <w:contextualSpacing/>
    </w:pPr>
    <w:rPr>
      <w:b/>
      <w:color w:val="565655"/>
      <w:sz w:val="28"/>
    </w:rPr>
  </w:style>
  <w:style w:type="character" w:customStyle="1" w:styleId="DNVGL-Cover-CompanyChar">
    <w:name w:val="DNVGL-Cover-Company Char"/>
    <w:basedOn w:val="DefaultParagraphFont"/>
    <w:link w:val="DNVGL-Cover-Company"/>
    <w:uiPriority w:val="99"/>
    <w:rsid w:val="00221210"/>
    <w:rPr>
      <w:rFonts w:ascii="Arial" w:hAnsi="Arial" w:cs="Arial"/>
      <w:b/>
      <w:color w:val="565655"/>
      <w:sz w:val="28"/>
      <w:szCs w:val="18"/>
      <w:lang w:val="en-GB"/>
    </w:rPr>
  </w:style>
  <w:style w:type="paragraph" w:styleId="BalloonText">
    <w:name w:val="Balloon Text"/>
    <w:basedOn w:val="Normal"/>
    <w:link w:val="BalloonTextChar"/>
    <w:uiPriority w:val="99"/>
    <w:semiHidden/>
    <w:unhideWhenUsed/>
    <w:rsid w:val="00866BDC"/>
    <w:rPr>
      <w:rFonts w:ascii="Tahoma" w:hAnsi="Tahoma" w:cs="Tahoma"/>
      <w:sz w:val="16"/>
      <w:szCs w:val="16"/>
    </w:rPr>
  </w:style>
  <w:style w:type="character" w:customStyle="1" w:styleId="BalloonTextChar">
    <w:name w:val="Balloon Text Char"/>
    <w:basedOn w:val="DefaultParagraphFont"/>
    <w:link w:val="BalloonText"/>
    <w:uiPriority w:val="99"/>
    <w:semiHidden/>
    <w:rsid w:val="00866BDC"/>
    <w:rPr>
      <w:rFonts w:ascii="Tahoma" w:hAnsi="Tahoma" w:cs="Tahoma"/>
      <w:sz w:val="16"/>
      <w:szCs w:val="16"/>
      <w:lang w:val="en-GB"/>
    </w:rPr>
  </w:style>
  <w:style w:type="paragraph" w:styleId="Bibliography">
    <w:name w:val="Bibliography"/>
    <w:basedOn w:val="Normal"/>
    <w:next w:val="Normal"/>
    <w:uiPriority w:val="99"/>
    <w:semiHidden/>
    <w:unhideWhenUsed/>
    <w:rsid w:val="00866BDC"/>
  </w:style>
  <w:style w:type="paragraph" w:styleId="BlockText">
    <w:name w:val="Block Text"/>
    <w:basedOn w:val="Normal"/>
    <w:uiPriority w:val="99"/>
    <w:semiHidden/>
    <w:unhideWhenUsed/>
    <w:rsid w:val="00866BDC"/>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66BDC"/>
    <w:pPr>
      <w:spacing w:after="120" w:line="480" w:lineRule="auto"/>
    </w:pPr>
  </w:style>
  <w:style w:type="character" w:customStyle="1" w:styleId="BodyText2Char">
    <w:name w:val="Body Text 2 Char"/>
    <w:basedOn w:val="DefaultParagraphFont"/>
    <w:link w:val="BodyText2"/>
    <w:uiPriority w:val="99"/>
    <w:semiHidden/>
    <w:rsid w:val="00866BDC"/>
    <w:rPr>
      <w:rFonts w:ascii="Arial" w:hAnsi="Arial" w:cs="Arial"/>
      <w:sz w:val="18"/>
      <w:szCs w:val="18"/>
      <w:lang w:val="en-GB"/>
    </w:rPr>
  </w:style>
  <w:style w:type="paragraph" w:styleId="BodyText3">
    <w:name w:val="Body Text 3"/>
    <w:basedOn w:val="Normal"/>
    <w:link w:val="BodyText3Char"/>
    <w:uiPriority w:val="99"/>
    <w:semiHidden/>
    <w:unhideWhenUsed/>
    <w:rsid w:val="00866BDC"/>
    <w:pPr>
      <w:spacing w:after="120"/>
    </w:pPr>
    <w:rPr>
      <w:sz w:val="16"/>
      <w:szCs w:val="16"/>
    </w:rPr>
  </w:style>
  <w:style w:type="character" w:customStyle="1" w:styleId="BodyText3Char">
    <w:name w:val="Body Text 3 Char"/>
    <w:basedOn w:val="DefaultParagraphFont"/>
    <w:link w:val="BodyText3"/>
    <w:uiPriority w:val="99"/>
    <w:semiHidden/>
    <w:rsid w:val="00866BDC"/>
    <w:rPr>
      <w:rFonts w:ascii="Arial" w:hAnsi="Arial" w:cs="Arial"/>
      <w:sz w:val="16"/>
      <w:szCs w:val="16"/>
      <w:lang w:val="en-GB"/>
    </w:rPr>
  </w:style>
  <w:style w:type="paragraph" w:styleId="BodyTextFirstIndent">
    <w:name w:val="Body Text First Indent"/>
    <w:basedOn w:val="BodyText"/>
    <w:link w:val="BodyTextFirstIndentChar"/>
    <w:uiPriority w:val="99"/>
    <w:semiHidden/>
    <w:unhideWhenUsed/>
    <w:rsid w:val="00866BDC"/>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66BDC"/>
    <w:rPr>
      <w:rFonts w:ascii="Arial" w:hAnsi="Arial" w:cs="Arial"/>
      <w:sz w:val="18"/>
      <w:szCs w:val="18"/>
      <w:lang w:val="en-GB"/>
    </w:rPr>
  </w:style>
  <w:style w:type="paragraph" w:styleId="BodyTextIndent">
    <w:name w:val="Body Text Indent"/>
    <w:basedOn w:val="Normal"/>
    <w:link w:val="BodyTextIndentChar"/>
    <w:uiPriority w:val="99"/>
    <w:semiHidden/>
    <w:unhideWhenUsed/>
    <w:rsid w:val="00866BDC"/>
    <w:pPr>
      <w:spacing w:after="120"/>
      <w:ind w:left="283"/>
    </w:pPr>
  </w:style>
  <w:style w:type="character" w:customStyle="1" w:styleId="BodyTextIndentChar">
    <w:name w:val="Body Text Indent Char"/>
    <w:basedOn w:val="DefaultParagraphFont"/>
    <w:link w:val="BodyTextIndent"/>
    <w:uiPriority w:val="99"/>
    <w:semiHidden/>
    <w:rsid w:val="00866BDC"/>
    <w:rPr>
      <w:rFonts w:ascii="Arial" w:hAnsi="Arial" w:cs="Arial"/>
      <w:sz w:val="18"/>
      <w:szCs w:val="18"/>
      <w:lang w:val="en-GB"/>
    </w:rPr>
  </w:style>
  <w:style w:type="paragraph" w:styleId="BodyTextFirstIndent2">
    <w:name w:val="Body Text First Indent 2"/>
    <w:basedOn w:val="BodyTextIndent"/>
    <w:link w:val="BodyTextFirstIndent2Char"/>
    <w:uiPriority w:val="99"/>
    <w:semiHidden/>
    <w:unhideWhenUsed/>
    <w:rsid w:val="00866BDC"/>
    <w:pPr>
      <w:spacing w:after="0"/>
      <w:ind w:left="360" w:firstLine="360"/>
    </w:pPr>
  </w:style>
  <w:style w:type="character" w:customStyle="1" w:styleId="BodyTextFirstIndent2Char">
    <w:name w:val="Body Text First Indent 2 Char"/>
    <w:basedOn w:val="BodyTextIndentChar"/>
    <w:link w:val="BodyTextFirstIndent2"/>
    <w:uiPriority w:val="99"/>
    <w:semiHidden/>
    <w:rsid w:val="00866BDC"/>
    <w:rPr>
      <w:rFonts w:ascii="Arial" w:hAnsi="Arial" w:cs="Arial"/>
      <w:sz w:val="18"/>
      <w:szCs w:val="18"/>
      <w:lang w:val="en-GB"/>
    </w:rPr>
  </w:style>
  <w:style w:type="paragraph" w:styleId="BodyTextIndent2">
    <w:name w:val="Body Text Indent 2"/>
    <w:basedOn w:val="Normal"/>
    <w:link w:val="BodyTextIndent2Char"/>
    <w:uiPriority w:val="99"/>
    <w:semiHidden/>
    <w:unhideWhenUsed/>
    <w:rsid w:val="00866BDC"/>
    <w:pPr>
      <w:spacing w:after="120" w:line="480" w:lineRule="auto"/>
      <w:ind w:left="283"/>
    </w:pPr>
  </w:style>
  <w:style w:type="character" w:customStyle="1" w:styleId="BodyTextIndent2Char">
    <w:name w:val="Body Text Indent 2 Char"/>
    <w:basedOn w:val="DefaultParagraphFont"/>
    <w:link w:val="BodyTextIndent2"/>
    <w:uiPriority w:val="99"/>
    <w:semiHidden/>
    <w:rsid w:val="00866BDC"/>
    <w:rPr>
      <w:rFonts w:ascii="Arial" w:hAnsi="Arial" w:cs="Arial"/>
      <w:sz w:val="18"/>
      <w:szCs w:val="18"/>
      <w:lang w:val="en-GB"/>
    </w:rPr>
  </w:style>
  <w:style w:type="paragraph" w:styleId="BodyTextIndent3">
    <w:name w:val="Body Text Indent 3"/>
    <w:basedOn w:val="Normal"/>
    <w:link w:val="BodyTextIndent3Char"/>
    <w:uiPriority w:val="99"/>
    <w:semiHidden/>
    <w:unhideWhenUsed/>
    <w:rsid w:val="00866BD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66BDC"/>
    <w:rPr>
      <w:rFonts w:ascii="Arial" w:hAnsi="Arial" w:cs="Arial"/>
      <w:sz w:val="16"/>
      <w:szCs w:val="16"/>
      <w:lang w:val="en-GB"/>
    </w:rPr>
  </w:style>
  <w:style w:type="character" w:styleId="BookTitle">
    <w:name w:val="Book Title"/>
    <w:basedOn w:val="DefaultParagraphFont"/>
    <w:uiPriority w:val="99"/>
    <w:semiHidden/>
    <w:unhideWhenUsed/>
    <w:rsid w:val="00866BDC"/>
    <w:rPr>
      <w:b/>
      <w:bCs/>
      <w:smallCaps/>
      <w:spacing w:val="5"/>
    </w:rPr>
  </w:style>
  <w:style w:type="paragraph" w:styleId="Closing">
    <w:name w:val="Closing"/>
    <w:basedOn w:val="Normal"/>
    <w:link w:val="ClosingChar"/>
    <w:uiPriority w:val="99"/>
    <w:semiHidden/>
    <w:unhideWhenUsed/>
    <w:rsid w:val="00866BDC"/>
    <w:pPr>
      <w:ind w:left="4252"/>
    </w:pPr>
  </w:style>
  <w:style w:type="character" w:customStyle="1" w:styleId="ClosingChar">
    <w:name w:val="Closing Char"/>
    <w:basedOn w:val="DefaultParagraphFont"/>
    <w:link w:val="Closing"/>
    <w:uiPriority w:val="99"/>
    <w:semiHidden/>
    <w:rsid w:val="00866BDC"/>
    <w:rPr>
      <w:rFonts w:ascii="Arial" w:hAnsi="Arial" w:cs="Arial"/>
      <w:sz w:val="18"/>
      <w:szCs w:val="18"/>
      <w:lang w:val="en-GB"/>
    </w:rPr>
  </w:style>
  <w:style w:type="character" w:styleId="CommentReference">
    <w:name w:val="annotation reference"/>
    <w:basedOn w:val="DefaultParagraphFont"/>
    <w:uiPriority w:val="99"/>
    <w:semiHidden/>
    <w:unhideWhenUsed/>
    <w:rsid w:val="00866BDC"/>
    <w:rPr>
      <w:sz w:val="16"/>
      <w:szCs w:val="16"/>
    </w:rPr>
  </w:style>
  <w:style w:type="paragraph" w:styleId="CommentText">
    <w:name w:val="annotation text"/>
    <w:basedOn w:val="Normal"/>
    <w:link w:val="CommentTextChar"/>
    <w:uiPriority w:val="99"/>
    <w:semiHidden/>
    <w:unhideWhenUsed/>
    <w:rsid w:val="00866BDC"/>
    <w:rPr>
      <w:sz w:val="20"/>
      <w:szCs w:val="20"/>
    </w:rPr>
  </w:style>
  <w:style w:type="character" w:customStyle="1" w:styleId="CommentTextChar">
    <w:name w:val="Comment Text Char"/>
    <w:basedOn w:val="DefaultParagraphFont"/>
    <w:link w:val="CommentText"/>
    <w:uiPriority w:val="99"/>
    <w:semiHidden/>
    <w:rsid w:val="00866BDC"/>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866BDC"/>
    <w:rPr>
      <w:b/>
      <w:bCs/>
    </w:rPr>
  </w:style>
  <w:style w:type="character" w:customStyle="1" w:styleId="CommentSubjectChar">
    <w:name w:val="Comment Subject Char"/>
    <w:basedOn w:val="CommentTextChar"/>
    <w:link w:val="CommentSubject"/>
    <w:uiPriority w:val="99"/>
    <w:semiHidden/>
    <w:rsid w:val="00866BDC"/>
    <w:rPr>
      <w:rFonts w:ascii="Arial" w:hAnsi="Arial" w:cs="Arial"/>
      <w:b/>
      <w:bCs/>
      <w:sz w:val="20"/>
      <w:szCs w:val="20"/>
      <w:lang w:val="en-GB"/>
    </w:rPr>
  </w:style>
  <w:style w:type="paragraph" w:styleId="Date">
    <w:name w:val="Date"/>
    <w:basedOn w:val="Normal"/>
    <w:next w:val="Normal"/>
    <w:link w:val="DateChar"/>
    <w:uiPriority w:val="99"/>
    <w:semiHidden/>
    <w:unhideWhenUsed/>
    <w:rsid w:val="00866BDC"/>
  </w:style>
  <w:style w:type="character" w:customStyle="1" w:styleId="DateChar">
    <w:name w:val="Date Char"/>
    <w:basedOn w:val="DefaultParagraphFont"/>
    <w:link w:val="Date"/>
    <w:uiPriority w:val="99"/>
    <w:semiHidden/>
    <w:rsid w:val="00866BDC"/>
    <w:rPr>
      <w:rFonts w:ascii="Arial" w:hAnsi="Arial" w:cs="Arial"/>
      <w:sz w:val="18"/>
      <w:szCs w:val="18"/>
      <w:lang w:val="en-GB"/>
    </w:rPr>
  </w:style>
  <w:style w:type="paragraph" w:styleId="DocumentMap">
    <w:name w:val="Document Map"/>
    <w:basedOn w:val="Normal"/>
    <w:link w:val="DocumentMapChar"/>
    <w:uiPriority w:val="99"/>
    <w:semiHidden/>
    <w:unhideWhenUsed/>
    <w:rsid w:val="00866BDC"/>
    <w:rPr>
      <w:rFonts w:ascii="Tahoma" w:hAnsi="Tahoma" w:cs="Tahoma"/>
      <w:sz w:val="16"/>
      <w:szCs w:val="16"/>
    </w:rPr>
  </w:style>
  <w:style w:type="character" w:customStyle="1" w:styleId="DocumentMapChar">
    <w:name w:val="Document Map Char"/>
    <w:basedOn w:val="DefaultParagraphFont"/>
    <w:link w:val="DocumentMap"/>
    <w:uiPriority w:val="99"/>
    <w:semiHidden/>
    <w:rsid w:val="00866BDC"/>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66BDC"/>
  </w:style>
  <w:style w:type="character" w:customStyle="1" w:styleId="E-mailSignatureChar">
    <w:name w:val="E-mail Signature Char"/>
    <w:basedOn w:val="DefaultParagraphFont"/>
    <w:link w:val="E-mailSignature"/>
    <w:uiPriority w:val="99"/>
    <w:semiHidden/>
    <w:rsid w:val="00866BDC"/>
    <w:rPr>
      <w:rFonts w:ascii="Arial" w:hAnsi="Arial" w:cs="Arial"/>
      <w:sz w:val="18"/>
      <w:szCs w:val="18"/>
      <w:lang w:val="en-GB"/>
    </w:rPr>
  </w:style>
  <w:style w:type="character" w:styleId="Emphasis">
    <w:name w:val="Emphasis"/>
    <w:basedOn w:val="DefaultParagraphFont"/>
    <w:uiPriority w:val="99"/>
    <w:semiHidden/>
    <w:unhideWhenUsed/>
    <w:rsid w:val="00866BDC"/>
    <w:rPr>
      <w:i/>
      <w:iCs/>
    </w:rPr>
  </w:style>
  <w:style w:type="character" w:styleId="EndnoteReference">
    <w:name w:val="endnote reference"/>
    <w:basedOn w:val="DefaultParagraphFont"/>
    <w:uiPriority w:val="99"/>
    <w:semiHidden/>
    <w:unhideWhenUsed/>
    <w:rsid w:val="00866BDC"/>
    <w:rPr>
      <w:vertAlign w:val="superscript"/>
    </w:rPr>
  </w:style>
  <w:style w:type="paragraph" w:styleId="EndnoteText">
    <w:name w:val="endnote text"/>
    <w:basedOn w:val="Normal"/>
    <w:link w:val="EndnoteTextChar"/>
    <w:uiPriority w:val="99"/>
    <w:semiHidden/>
    <w:unhideWhenUsed/>
    <w:rsid w:val="00866BDC"/>
    <w:rPr>
      <w:sz w:val="20"/>
      <w:szCs w:val="20"/>
    </w:rPr>
  </w:style>
  <w:style w:type="character" w:customStyle="1" w:styleId="EndnoteTextChar">
    <w:name w:val="Endnote Text Char"/>
    <w:basedOn w:val="DefaultParagraphFont"/>
    <w:link w:val="EndnoteText"/>
    <w:uiPriority w:val="99"/>
    <w:semiHidden/>
    <w:rsid w:val="00866BDC"/>
    <w:rPr>
      <w:rFonts w:ascii="Arial" w:hAnsi="Arial" w:cs="Arial"/>
      <w:sz w:val="20"/>
      <w:szCs w:val="20"/>
      <w:lang w:val="en-GB"/>
    </w:rPr>
  </w:style>
  <w:style w:type="paragraph" w:styleId="EnvelopeAddress">
    <w:name w:val="envelope address"/>
    <w:basedOn w:val="Normal"/>
    <w:uiPriority w:val="99"/>
    <w:semiHidden/>
    <w:unhideWhenUsed/>
    <w:rsid w:val="00866BD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66BDC"/>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66BDC"/>
    <w:rPr>
      <w:color w:val="800080" w:themeColor="followedHyperlink"/>
      <w:u w:val="single"/>
    </w:rPr>
  </w:style>
  <w:style w:type="character" w:styleId="HTMLAcronym">
    <w:name w:val="HTML Acronym"/>
    <w:basedOn w:val="DefaultParagraphFont"/>
    <w:uiPriority w:val="99"/>
    <w:semiHidden/>
    <w:unhideWhenUsed/>
    <w:rsid w:val="00866BDC"/>
  </w:style>
  <w:style w:type="paragraph" w:styleId="HTMLAddress">
    <w:name w:val="HTML Address"/>
    <w:basedOn w:val="Normal"/>
    <w:link w:val="HTMLAddressChar"/>
    <w:uiPriority w:val="99"/>
    <w:semiHidden/>
    <w:unhideWhenUsed/>
    <w:rsid w:val="00866BDC"/>
    <w:rPr>
      <w:i/>
      <w:iCs/>
    </w:rPr>
  </w:style>
  <w:style w:type="character" w:customStyle="1" w:styleId="HTMLAddressChar">
    <w:name w:val="HTML Address Char"/>
    <w:basedOn w:val="DefaultParagraphFont"/>
    <w:link w:val="HTMLAddress"/>
    <w:uiPriority w:val="99"/>
    <w:semiHidden/>
    <w:rsid w:val="00866BDC"/>
    <w:rPr>
      <w:rFonts w:ascii="Arial" w:hAnsi="Arial" w:cs="Arial"/>
      <w:i/>
      <w:iCs/>
      <w:sz w:val="18"/>
      <w:szCs w:val="18"/>
      <w:lang w:val="en-GB"/>
    </w:rPr>
  </w:style>
  <w:style w:type="character" w:styleId="HTMLCite">
    <w:name w:val="HTML Cite"/>
    <w:basedOn w:val="DefaultParagraphFont"/>
    <w:uiPriority w:val="99"/>
    <w:semiHidden/>
    <w:unhideWhenUsed/>
    <w:rsid w:val="00866BDC"/>
    <w:rPr>
      <w:i/>
      <w:iCs/>
    </w:rPr>
  </w:style>
  <w:style w:type="character" w:styleId="HTMLCode">
    <w:name w:val="HTML Code"/>
    <w:basedOn w:val="DefaultParagraphFont"/>
    <w:uiPriority w:val="99"/>
    <w:semiHidden/>
    <w:unhideWhenUsed/>
    <w:rsid w:val="00866BDC"/>
    <w:rPr>
      <w:rFonts w:ascii="Consolas" w:hAnsi="Consolas"/>
      <w:sz w:val="20"/>
      <w:szCs w:val="20"/>
    </w:rPr>
  </w:style>
  <w:style w:type="character" w:styleId="HTMLDefinition">
    <w:name w:val="HTML Definition"/>
    <w:basedOn w:val="DefaultParagraphFont"/>
    <w:uiPriority w:val="99"/>
    <w:semiHidden/>
    <w:unhideWhenUsed/>
    <w:rsid w:val="00866BDC"/>
    <w:rPr>
      <w:i/>
      <w:iCs/>
    </w:rPr>
  </w:style>
  <w:style w:type="character" w:styleId="HTMLKeyboard">
    <w:name w:val="HTML Keyboard"/>
    <w:basedOn w:val="DefaultParagraphFont"/>
    <w:uiPriority w:val="99"/>
    <w:semiHidden/>
    <w:unhideWhenUsed/>
    <w:rsid w:val="00866BDC"/>
    <w:rPr>
      <w:rFonts w:ascii="Consolas" w:hAnsi="Consolas"/>
      <w:sz w:val="20"/>
      <w:szCs w:val="20"/>
    </w:rPr>
  </w:style>
  <w:style w:type="paragraph" w:styleId="HTMLPreformatted">
    <w:name w:val="HTML Preformatted"/>
    <w:basedOn w:val="Normal"/>
    <w:link w:val="HTMLPreformattedChar"/>
    <w:uiPriority w:val="99"/>
    <w:semiHidden/>
    <w:unhideWhenUsed/>
    <w:rsid w:val="00866BD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DC"/>
    <w:rPr>
      <w:rFonts w:ascii="Consolas" w:hAnsi="Consolas" w:cs="Arial"/>
      <w:sz w:val="20"/>
      <w:szCs w:val="20"/>
      <w:lang w:val="en-GB"/>
    </w:rPr>
  </w:style>
  <w:style w:type="character" w:styleId="HTMLSample">
    <w:name w:val="HTML Sample"/>
    <w:basedOn w:val="DefaultParagraphFont"/>
    <w:uiPriority w:val="99"/>
    <w:semiHidden/>
    <w:unhideWhenUsed/>
    <w:rsid w:val="00866BDC"/>
    <w:rPr>
      <w:rFonts w:ascii="Consolas" w:hAnsi="Consolas"/>
      <w:sz w:val="24"/>
      <w:szCs w:val="24"/>
    </w:rPr>
  </w:style>
  <w:style w:type="character" w:styleId="HTMLTypewriter">
    <w:name w:val="HTML Typewriter"/>
    <w:basedOn w:val="DefaultParagraphFont"/>
    <w:uiPriority w:val="99"/>
    <w:semiHidden/>
    <w:unhideWhenUsed/>
    <w:rsid w:val="00866BDC"/>
    <w:rPr>
      <w:rFonts w:ascii="Consolas" w:hAnsi="Consolas"/>
      <w:sz w:val="20"/>
      <w:szCs w:val="20"/>
    </w:rPr>
  </w:style>
  <w:style w:type="character" w:styleId="HTMLVariable">
    <w:name w:val="HTML Variable"/>
    <w:basedOn w:val="DefaultParagraphFont"/>
    <w:uiPriority w:val="99"/>
    <w:semiHidden/>
    <w:unhideWhenUsed/>
    <w:rsid w:val="00866BDC"/>
    <w:rPr>
      <w:i/>
      <w:iCs/>
    </w:rPr>
  </w:style>
  <w:style w:type="character" w:styleId="Hyperlink">
    <w:name w:val="Hyperlink"/>
    <w:basedOn w:val="DefaultParagraphFont"/>
    <w:uiPriority w:val="99"/>
    <w:unhideWhenUsed/>
    <w:rsid w:val="00866BDC"/>
    <w:rPr>
      <w:color w:val="0000FF" w:themeColor="hyperlink"/>
      <w:u w:val="single"/>
    </w:rPr>
  </w:style>
  <w:style w:type="paragraph" w:styleId="Index1">
    <w:name w:val="index 1"/>
    <w:basedOn w:val="Normal"/>
    <w:next w:val="Normal"/>
    <w:autoRedefine/>
    <w:uiPriority w:val="99"/>
    <w:semiHidden/>
    <w:unhideWhenUsed/>
    <w:rsid w:val="00866BDC"/>
    <w:pPr>
      <w:ind w:left="180" w:hanging="180"/>
    </w:pPr>
  </w:style>
  <w:style w:type="paragraph" w:styleId="Index2">
    <w:name w:val="index 2"/>
    <w:basedOn w:val="Normal"/>
    <w:next w:val="Normal"/>
    <w:autoRedefine/>
    <w:uiPriority w:val="99"/>
    <w:semiHidden/>
    <w:unhideWhenUsed/>
    <w:rsid w:val="00866BDC"/>
    <w:pPr>
      <w:ind w:left="360" w:hanging="180"/>
    </w:pPr>
  </w:style>
  <w:style w:type="paragraph" w:styleId="Index3">
    <w:name w:val="index 3"/>
    <w:basedOn w:val="Normal"/>
    <w:next w:val="Normal"/>
    <w:autoRedefine/>
    <w:uiPriority w:val="99"/>
    <w:semiHidden/>
    <w:unhideWhenUsed/>
    <w:rsid w:val="00866BDC"/>
    <w:pPr>
      <w:ind w:left="540" w:hanging="180"/>
    </w:pPr>
  </w:style>
  <w:style w:type="paragraph" w:styleId="Index4">
    <w:name w:val="index 4"/>
    <w:basedOn w:val="Normal"/>
    <w:next w:val="Normal"/>
    <w:autoRedefine/>
    <w:uiPriority w:val="99"/>
    <w:semiHidden/>
    <w:unhideWhenUsed/>
    <w:rsid w:val="00866BDC"/>
    <w:pPr>
      <w:ind w:left="720" w:hanging="180"/>
    </w:pPr>
  </w:style>
  <w:style w:type="paragraph" w:styleId="Index5">
    <w:name w:val="index 5"/>
    <w:basedOn w:val="Normal"/>
    <w:next w:val="Normal"/>
    <w:autoRedefine/>
    <w:uiPriority w:val="99"/>
    <w:semiHidden/>
    <w:unhideWhenUsed/>
    <w:rsid w:val="00866BDC"/>
    <w:pPr>
      <w:ind w:left="900" w:hanging="180"/>
    </w:pPr>
  </w:style>
  <w:style w:type="paragraph" w:styleId="Index6">
    <w:name w:val="index 6"/>
    <w:basedOn w:val="Normal"/>
    <w:next w:val="Normal"/>
    <w:autoRedefine/>
    <w:uiPriority w:val="99"/>
    <w:semiHidden/>
    <w:unhideWhenUsed/>
    <w:rsid w:val="00866BDC"/>
    <w:pPr>
      <w:ind w:left="1080" w:hanging="180"/>
    </w:pPr>
  </w:style>
  <w:style w:type="paragraph" w:styleId="Index7">
    <w:name w:val="index 7"/>
    <w:basedOn w:val="Normal"/>
    <w:next w:val="Normal"/>
    <w:autoRedefine/>
    <w:uiPriority w:val="99"/>
    <w:semiHidden/>
    <w:unhideWhenUsed/>
    <w:rsid w:val="00866BDC"/>
    <w:pPr>
      <w:ind w:left="1260" w:hanging="180"/>
    </w:pPr>
  </w:style>
  <w:style w:type="paragraph" w:styleId="Index8">
    <w:name w:val="index 8"/>
    <w:basedOn w:val="Normal"/>
    <w:next w:val="Normal"/>
    <w:autoRedefine/>
    <w:uiPriority w:val="99"/>
    <w:semiHidden/>
    <w:unhideWhenUsed/>
    <w:rsid w:val="00866BDC"/>
    <w:pPr>
      <w:ind w:left="1440" w:hanging="180"/>
    </w:pPr>
  </w:style>
  <w:style w:type="paragraph" w:styleId="Index9">
    <w:name w:val="index 9"/>
    <w:basedOn w:val="Normal"/>
    <w:next w:val="Normal"/>
    <w:autoRedefine/>
    <w:uiPriority w:val="99"/>
    <w:semiHidden/>
    <w:unhideWhenUsed/>
    <w:rsid w:val="00866BDC"/>
    <w:pPr>
      <w:ind w:left="1620" w:hanging="180"/>
    </w:pPr>
  </w:style>
  <w:style w:type="paragraph" w:styleId="IndexHeading">
    <w:name w:val="index heading"/>
    <w:basedOn w:val="Normal"/>
    <w:next w:val="Index1"/>
    <w:uiPriority w:val="99"/>
    <w:semiHidden/>
    <w:unhideWhenUsed/>
    <w:rsid w:val="00866BDC"/>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66BDC"/>
    <w:rPr>
      <w:b/>
      <w:bCs/>
      <w:i/>
      <w:iCs/>
      <w:color w:val="4F81BD" w:themeColor="accent1"/>
    </w:rPr>
  </w:style>
  <w:style w:type="paragraph" w:styleId="IntenseQuote">
    <w:name w:val="Intense Quote"/>
    <w:basedOn w:val="Normal"/>
    <w:next w:val="Normal"/>
    <w:link w:val="IntenseQuoteChar"/>
    <w:uiPriority w:val="99"/>
    <w:semiHidden/>
    <w:unhideWhenUsed/>
    <w:rsid w:val="00866BD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BDC"/>
    <w:rPr>
      <w:rFonts w:ascii="Arial" w:hAnsi="Arial" w:cs="Arial"/>
      <w:b/>
      <w:bCs/>
      <w:i/>
      <w:iCs/>
      <w:color w:val="4F81BD" w:themeColor="accent1"/>
      <w:sz w:val="18"/>
      <w:szCs w:val="18"/>
      <w:lang w:val="en-GB"/>
    </w:rPr>
  </w:style>
  <w:style w:type="character" w:styleId="IntenseReference">
    <w:name w:val="Intense Reference"/>
    <w:basedOn w:val="DefaultParagraphFont"/>
    <w:uiPriority w:val="99"/>
    <w:semiHidden/>
    <w:unhideWhenUsed/>
    <w:rsid w:val="00866BDC"/>
    <w:rPr>
      <w:b/>
      <w:bCs/>
      <w:smallCaps/>
      <w:color w:val="C0504D" w:themeColor="accent2"/>
      <w:spacing w:val="5"/>
      <w:u w:val="single"/>
    </w:rPr>
  </w:style>
  <w:style w:type="character" w:styleId="LineNumber">
    <w:name w:val="line number"/>
    <w:basedOn w:val="DefaultParagraphFont"/>
    <w:uiPriority w:val="99"/>
    <w:semiHidden/>
    <w:unhideWhenUsed/>
    <w:rsid w:val="00866BDC"/>
  </w:style>
  <w:style w:type="paragraph" w:styleId="List">
    <w:name w:val="List"/>
    <w:basedOn w:val="Normal"/>
    <w:uiPriority w:val="99"/>
    <w:semiHidden/>
    <w:unhideWhenUsed/>
    <w:rsid w:val="00866BDC"/>
    <w:pPr>
      <w:ind w:left="283" w:hanging="283"/>
      <w:contextualSpacing/>
    </w:pPr>
  </w:style>
  <w:style w:type="paragraph" w:styleId="List2">
    <w:name w:val="List 2"/>
    <w:basedOn w:val="Normal"/>
    <w:uiPriority w:val="99"/>
    <w:semiHidden/>
    <w:unhideWhenUsed/>
    <w:rsid w:val="00866BDC"/>
    <w:pPr>
      <w:ind w:left="566" w:hanging="283"/>
      <w:contextualSpacing/>
    </w:pPr>
  </w:style>
  <w:style w:type="paragraph" w:styleId="List3">
    <w:name w:val="List 3"/>
    <w:basedOn w:val="Normal"/>
    <w:uiPriority w:val="99"/>
    <w:semiHidden/>
    <w:unhideWhenUsed/>
    <w:rsid w:val="00866BDC"/>
    <w:pPr>
      <w:ind w:left="849" w:hanging="283"/>
      <w:contextualSpacing/>
    </w:pPr>
  </w:style>
  <w:style w:type="paragraph" w:styleId="List4">
    <w:name w:val="List 4"/>
    <w:basedOn w:val="Normal"/>
    <w:uiPriority w:val="99"/>
    <w:semiHidden/>
    <w:unhideWhenUsed/>
    <w:rsid w:val="00866BDC"/>
    <w:pPr>
      <w:ind w:left="1132" w:hanging="283"/>
      <w:contextualSpacing/>
    </w:pPr>
  </w:style>
  <w:style w:type="paragraph" w:styleId="List5">
    <w:name w:val="List 5"/>
    <w:basedOn w:val="Normal"/>
    <w:uiPriority w:val="99"/>
    <w:semiHidden/>
    <w:unhideWhenUsed/>
    <w:rsid w:val="00866BDC"/>
    <w:pPr>
      <w:ind w:left="1415" w:hanging="283"/>
      <w:contextualSpacing/>
    </w:pPr>
  </w:style>
  <w:style w:type="paragraph" w:styleId="ListBullet2">
    <w:name w:val="List Bullet 2"/>
    <w:basedOn w:val="Normal"/>
    <w:uiPriority w:val="99"/>
    <w:semiHidden/>
    <w:unhideWhenUsed/>
    <w:rsid w:val="00540A26"/>
    <w:pPr>
      <w:numPr>
        <w:numId w:val="5"/>
      </w:numPr>
      <w:spacing w:after="140" w:line="280" w:lineRule="atLeast"/>
      <w:ind w:left="648"/>
      <w:contextualSpacing/>
    </w:pPr>
  </w:style>
  <w:style w:type="paragraph" w:styleId="ListBullet3">
    <w:name w:val="List Bullet 3"/>
    <w:basedOn w:val="Normal"/>
    <w:uiPriority w:val="99"/>
    <w:semiHidden/>
    <w:unhideWhenUsed/>
    <w:rsid w:val="00EA3B42"/>
    <w:pPr>
      <w:numPr>
        <w:numId w:val="6"/>
      </w:numPr>
      <w:spacing w:after="140" w:line="280" w:lineRule="atLeast"/>
      <w:ind w:left="922"/>
      <w:contextualSpacing/>
    </w:pPr>
  </w:style>
  <w:style w:type="paragraph" w:styleId="ListBullet4">
    <w:name w:val="List Bullet 4"/>
    <w:basedOn w:val="Normal"/>
    <w:uiPriority w:val="99"/>
    <w:semiHidden/>
    <w:unhideWhenUsed/>
    <w:rsid w:val="00EA3B42"/>
    <w:pPr>
      <w:numPr>
        <w:numId w:val="7"/>
      </w:numPr>
      <w:spacing w:after="140" w:line="280" w:lineRule="atLeast"/>
      <w:ind w:left="1210"/>
      <w:contextualSpacing/>
    </w:pPr>
  </w:style>
  <w:style w:type="paragraph" w:styleId="ListBullet5">
    <w:name w:val="List Bullet 5"/>
    <w:basedOn w:val="Normal"/>
    <w:uiPriority w:val="99"/>
    <w:semiHidden/>
    <w:unhideWhenUsed/>
    <w:rsid w:val="00EA3B42"/>
    <w:pPr>
      <w:numPr>
        <w:numId w:val="8"/>
      </w:numPr>
      <w:spacing w:after="140" w:line="280" w:lineRule="atLeast"/>
      <w:ind w:left="1498"/>
      <w:contextualSpacing/>
    </w:pPr>
  </w:style>
  <w:style w:type="paragraph" w:styleId="ListContinue">
    <w:name w:val="List Continue"/>
    <w:basedOn w:val="Normal"/>
    <w:uiPriority w:val="99"/>
    <w:semiHidden/>
    <w:unhideWhenUsed/>
    <w:rsid w:val="00866BDC"/>
    <w:pPr>
      <w:spacing w:after="120"/>
      <w:ind w:left="283"/>
      <w:contextualSpacing/>
    </w:pPr>
  </w:style>
  <w:style w:type="paragraph" w:styleId="ListContinue2">
    <w:name w:val="List Continue 2"/>
    <w:basedOn w:val="Normal"/>
    <w:uiPriority w:val="99"/>
    <w:semiHidden/>
    <w:unhideWhenUsed/>
    <w:rsid w:val="00866BDC"/>
    <w:pPr>
      <w:spacing w:after="120"/>
      <w:ind w:left="566"/>
      <w:contextualSpacing/>
    </w:pPr>
  </w:style>
  <w:style w:type="paragraph" w:styleId="ListContinue3">
    <w:name w:val="List Continue 3"/>
    <w:basedOn w:val="Normal"/>
    <w:uiPriority w:val="99"/>
    <w:semiHidden/>
    <w:unhideWhenUsed/>
    <w:rsid w:val="00866BDC"/>
    <w:pPr>
      <w:spacing w:after="120"/>
      <w:ind w:left="849"/>
      <w:contextualSpacing/>
    </w:pPr>
  </w:style>
  <w:style w:type="paragraph" w:styleId="ListContinue4">
    <w:name w:val="List Continue 4"/>
    <w:basedOn w:val="Normal"/>
    <w:uiPriority w:val="99"/>
    <w:semiHidden/>
    <w:unhideWhenUsed/>
    <w:rsid w:val="00866BDC"/>
    <w:pPr>
      <w:spacing w:after="120"/>
      <w:ind w:left="1132"/>
      <w:contextualSpacing/>
    </w:pPr>
  </w:style>
  <w:style w:type="paragraph" w:styleId="ListContinue5">
    <w:name w:val="List Continue 5"/>
    <w:basedOn w:val="Normal"/>
    <w:uiPriority w:val="99"/>
    <w:semiHidden/>
    <w:unhideWhenUsed/>
    <w:rsid w:val="00866BDC"/>
    <w:pPr>
      <w:spacing w:after="120"/>
      <w:ind w:left="1415"/>
      <w:contextualSpacing/>
    </w:pPr>
  </w:style>
  <w:style w:type="paragraph" w:styleId="ListNumber2">
    <w:name w:val="List Number 2"/>
    <w:basedOn w:val="Normal"/>
    <w:uiPriority w:val="99"/>
    <w:semiHidden/>
    <w:unhideWhenUsed/>
    <w:rsid w:val="00690D3F"/>
    <w:pPr>
      <w:numPr>
        <w:numId w:val="9"/>
      </w:numPr>
      <w:spacing w:after="140" w:line="280" w:lineRule="atLeast"/>
      <w:ind w:left="648"/>
      <w:contextualSpacing/>
    </w:pPr>
  </w:style>
  <w:style w:type="paragraph" w:styleId="ListNumber3">
    <w:name w:val="List Number 3"/>
    <w:basedOn w:val="Normal"/>
    <w:uiPriority w:val="99"/>
    <w:semiHidden/>
    <w:unhideWhenUsed/>
    <w:rsid w:val="00EA3B42"/>
    <w:pPr>
      <w:numPr>
        <w:numId w:val="10"/>
      </w:numPr>
      <w:spacing w:after="140" w:line="280" w:lineRule="atLeast"/>
      <w:ind w:left="922"/>
      <w:contextualSpacing/>
    </w:pPr>
  </w:style>
  <w:style w:type="paragraph" w:styleId="ListNumber4">
    <w:name w:val="List Number 4"/>
    <w:basedOn w:val="Normal"/>
    <w:uiPriority w:val="99"/>
    <w:semiHidden/>
    <w:unhideWhenUsed/>
    <w:rsid w:val="00EA3B42"/>
    <w:pPr>
      <w:numPr>
        <w:numId w:val="11"/>
      </w:numPr>
      <w:spacing w:after="140" w:line="280" w:lineRule="atLeast"/>
      <w:ind w:left="1210"/>
      <w:contextualSpacing/>
    </w:pPr>
  </w:style>
  <w:style w:type="paragraph" w:styleId="ListNumber5">
    <w:name w:val="List Number 5"/>
    <w:basedOn w:val="Normal"/>
    <w:uiPriority w:val="99"/>
    <w:semiHidden/>
    <w:unhideWhenUsed/>
    <w:rsid w:val="00EA3B42"/>
    <w:pPr>
      <w:numPr>
        <w:numId w:val="12"/>
      </w:numPr>
      <w:spacing w:after="140" w:line="280" w:lineRule="atLeast"/>
      <w:ind w:left="1498"/>
      <w:contextualSpacing/>
    </w:pPr>
  </w:style>
  <w:style w:type="paragraph" w:styleId="ListParagraph">
    <w:name w:val="List Paragraph"/>
    <w:basedOn w:val="Normal"/>
    <w:uiPriority w:val="99"/>
    <w:semiHidden/>
    <w:unhideWhenUsed/>
    <w:rsid w:val="00866BDC"/>
    <w:pPr>
      <w:ind w:left="720"/>
      <w:contextualSpacing/>
    </w:pPr>
  </w:style>
  <w:style w:type="paragraph" w:styleId="MacroText">
    <w:name w:val="macro"/>
    <w:link w:val="MacroTextChar"/>
    <w:uiPriority w:val="99"/>
    <w:semiHidden/>
    <w:unhideWhenUsed/>
    <w:rsid w:val="00866B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rial"/>
      <w:sz w:val="20"/>
      <w:szCs w:val="20"/>
      <w:lang w:val="en-GB"/>
    </w:rPr>
  </w:style>
  <w:style w:type="character" w:customStyle="1" w:styleId="MacroTextChar">
    <w:name w:val="Macro Text Char"/>
    <w:basedOn w:val="DefaultParagraphFont"/>
    <w:link w:val="MacroText"/>
    <w:uiPriority w:val="99"/>
    <w:semiHidden/>
    <w:rsid w:val="00866BDC"/>
    <w:rPr>
      <w:rFonts w:ascii="Consolas" w:hAnsi="Consolas" w:cs="Arial"/>
      <w:sz w:val="20"/>
      <w:szCs w:val="20"/>
      <w:lang w:val="en-GB"/>
    </w:rPr>
  </w:style>
  <w:style w:type="paragraph" w:styleId="MessageHeader">
    <w:name w:val="Message Header"/>
    <w:basedOn w:val="Normal"/>
    <w:link w:val="MessageHeaderChar"/>
    <w:uiPriority w:val="99"/>
    <w:semiHidden/>
    <w:unhideWhenUsed/>
    <w:rsid w:val="00866BD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66BDC"/>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66BDC"/>
    <w:pPr>
      <w:spacing w:after="0" w:line="240" w:lineRule="auto"/>
    </w:pPr>
    <w:rPr>
      <w:rFonts w:ascii="Arial" w:hAnsi="Arial" w:cs="Arial"/>
      <w:sz w:val="18"/>
      <w:szCs w:val="18"/>
      <w:lang w:val="en-GB"/>
    </w:rPr>
  </w:style>
  <w:style w:type="paragraph" w:styleId="NormalWeb">
    <w:name w:val="Normal (Web)"/>
    <w:basedOn w:val="Normal"/>
    <w:uiPriority w:val="99"/>
    <w:semiHidden/>
    <w:unhideWhenUsed/>
    <w:rsid w:val="00866BDC"/>
    <w:rPr>
      <w:rFonts w:ascii="Times New Roman" w:hAnsi="Times New Roman" w:cs="Times New Roman"/>
      <w:sz w:val="24"/>
      <w:szCs w:val="24"/>
    </w:rPr>
  </w:style>
  <w:style w:type="paragraph" w:styleId="NormalIndent">
    <w:name w:val="Normal Indent"/>
    <w:basedOn w:val="Normal"/>
    <w:uiPriority w:val="99"/>
    <w:semiHidden/>
    <w:unhideWhenUsed/>
    <w:rsid w:val="00866BDC"/>
    <w:pPr>
      <w:ind w:left="720"/>
    </w:pPr>
  </w:style>
  <w:style w:type="paragraph" w:styleId="NoteHeading">
    <w:name w:val="Note Heading"/>
    <w:basedOn w:val="Normal"/>
    <w:next w:val="Normal"/>
    <w:link w:val="NoteHeadingChar"/>
    <w:uiPriority w:val="99"/>
    <w:semiHidden/>
    <w:unhideWhenUsed/>
    <w:rsid w:val="00866BDC"/>
  </w:style>
  <w:style w:type="character" w:customStyle="1" w:styleId="NoteHeadingChar">
    <w:name w:val="Note Heading Char"/>
    <w:basedOn w:val="DefaultParagraphFont"/>
    <w:link w:val="NoteHeading"/>
    <w:uiPriority w:val="99"/>
    <w:semiHidden/>
    <w:rsid w:val="00866BDC"/>
    <w:rPr>
      <w:rFonts w:ascii="Arial" w:hAnsi="Arial" w:cs="Arial"/>
      <w:sz w:val="18"/>
      <w:szCs w:val="18"/>
      <w:lang w:val="en-GB"/>
    </w:rPr>
  </w:style>
  <w:style w:type="character" w:styleId="PageNumber">
    <w:name w:val="page number"/>
    <w:basedOn w:val="DefaultParagraphFont"/>
    <w:uiPriority w:val="99"/>
    <w:semiHidden/>
    <w:unhideWhenUsed/>
    <w:rsid w:val="00866BDC"/>
  </w:style>
  <w:style w:type="paragraph" w:styleId="PlainText">
    <w:name w:val="Plain Text"/>
    <w:basedOn w:val="Normal"/>
    <w:link w:val="PlainTextChar"/>
    <w:uiPriority w:val="99"/>
    <w:semiHidden/>
    <w:unhideWhenUsed/>
    <w:rsid w:val="00866BDC"/>
    <w:rPr>
      <w:rFonts w:ascii="Consolas" w:hAnsi="Consolas"/>
      <w:sz w:val="21"/>
      <w:szCs w:val="21"/>
    </w:rPr>
  </w:style>
  <w:style w:type="character" w:customStyle="1" w:styleId="PlainTextChar">
    <w:name w:val="Plain Text Char"/>
    <w:basedOn w:val="DefaultParagraphFont"/>
    <w:link w:val="PlainText"/>
    <w:uiPriority w:val="99"/>
    <w:semiHidden/>
    <w:rsid w:val="00866BDC"/>
    <w:rPr>
      <w:rFonts w:ascii="Consolas" w:hAnsi="Consolas" w:cs="Arial"/>
      <w:sz w:val="21"/>
      <w:szCs w:val="21"/>
      <w:lang w:val="en-GB"/>
    </w:rPr>
  </w:style>
  <w:style w:type="paragraph" w:styleId="Quote">
    <w:name w:val="Quote"/>
    <w:basedOn w:val="Normal"/>
    <w:next w:val="Normal"/>
    <w:link w:val="QuoteChar"/>
    <w:uiPriority w:val="99"/>
    <w:semiHidden/>
    <w:unhideWhenUsed/>
    <w:rsid w:val="00866BDC"/>
    <w:rPr>
      <w:i/>
      <w:iCs/>
      <w:color w:val="000000" w:themeColor="text1"/>
    </w:rPr>
  </w:style>
  <w:style w:type="character" w:customStyle="1" w:styleId="QuoteChar">
    <w:name w:val="Quote Char"/>
    <w:basedOn w:val="DefaultParagraphFont"/>
    <w:link w:val="Quote"/>
    <w:uiPriority w:val="29"/>
    <w:rsid w:val="00866BDC"/>
    <w:rPr>
      <w:rFonts w:ascii="Arial" w:hAnsi="Arial" w:cs="Arial"/>
      <w:i/>
      <w:iCs/>
      <w:color w:val="000000" w:themeColor="text1"/>
      <w:sz w:val="18"/>
      <w:szCs w:val="18"/>
      <w:lang w:val="en-GB"/>
    </w:rPr>
  </w:style>
  <w:style w:type="paragraph" w:styleId="Salutation">
    <w:name w:val="Salutation"/>
    <w:basedOn w:val="Normal"/>
    <w:next w:val="Normal"/>
    <w:link w:val="SalutationChar"/>
    <w:uiPriority w:val="99"/>
    <w:semiHidden/>
    <w:unhideWhenUsed/>
    <w:rsid w:val="00866BDC"/>
  </w:style>
  <w:style w:type="character" w:customStyle="1" w:styleId="SalutationChar">
    <w:name w:val="Salutation Char"/>
    <w:basedOn w:val="DefaultParagraphFont"/>
    <w:link w:val="Salutation"/>
    <w:uiPriority w:val="99"/>
    <w:semiHidden/>
    <w:rsid w:val="00866BDC"/>
    <w:rPr>
      <w:rFonts w:ascii="Arial" w:hAnsi="Arial" w:cs="Arial"/>
      <w:sz w:val="18"/>
      <w:szCs w:val="18"/>
      <w:lang w:val="en-GB"/>
    </w:rPr>
  </w:style>
  <w:style w:type="paragraph" w:styleId="Signature">
    <w:name w:val="Signature"/>
    <w:basedOn w:val="Normal"/>
    <w:link w:val="SignatureChar"/>
    <w:uiPriority w:val="99"/>
    <w:semiHidden/>
    <w:unhideWhenUsed/>
    <w:rsid w:val="00866BDC"/>
    <w:pPr>
      <w:ind w:left="4252"/>
    </w:pPr>
  </w:style>
  <w:style w:type="character" w:customStyle="1" w:styleId="SignatureChar">
    <w:name w:val="Signature Char"/>
    <w:basedOn w:val="DefaultParagraphFont"/>
    <w:link w:val="Signature"/>
    <w:uiPriority w:val="99"/>
    <w:semiHidden/>
    <w:rsid w:val="00866BDC"/>
    <w:rPr>
      <w:rFonts w:ascii="Arial" w:hAnsi="Arial" w:cs="Arial"/>
      <w:sz w:val="18"/>
      <w:szCs w:val="18"/>
      <w:lang w:val="en-GB"/>
    </w:rPr>
  </w:style>
  <w:style w:type="character" w:styleId="Strong">
    <w:name w:val="Strong"/>
    <w:basedOn w:val="DefaultParagraphFont"/>
    <w:uiPriority w:val="99"/>
    <w:semiHidden/>
    <w:unhideWhenUsed/>
    <w:rsid w:val="00866BDC"/>
    <w:rPr>
      <w:b/>
      <w:bCs/>
    </w:rPr>
  </w:style>
  <w:style w:type="paragraph" w:styleId="Subtitle">
    <w:name w:val="Subtitle"/>
    <w:basedOn w:val="Normal"/>
    <w:next w:val="Normal"/>
    <w:link w:val="SubtitleChar"/>
    <w:uiPriority w:val="99"/>
    <w:semiHidden/>
    <w:unhideWhenUsed/>
    <w:rsid w:val="00866B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BDC"/>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66BDC"/>
    <w:rPr>
      <w:i/>
      <w:iCs/>
      <w:color w:val="808080" w:themeColor="text1" w:themeTint="7F"/>
    </w:rPr>
  </w:style>
  <w:style w:type="character" w:styleId="SubtleReference">
    <w:name w:val="Subtle Reference"/>
    <w:basedOn w:val="DefaultParagraphFont"/>
    <w:uiPriority w:val="99"/>
    <w:semiHidden/>
    <w:unhideWhenUsed/>
    <w:rsid w:val="00866BDC"/>
    <w:rPr>
      <w:smallCaps/>
      <w:color w:val="C0504D" w:themeColor="accent2"/>
      <w:u w:val="single"/>
    </w:rPr>
  </w:style>
  <w:style w:type="paragraph" w:styleId="TableofAuthorities">
    <w:name w:val="table of authorities"/>
    <w:basedOn w:val="Normal"/>
    <w:next w:val="Normal"/>
    <w:uiPriority w:val="99"/>
    <w:semiHidden/>
    <w:unhideWhenUsed/>
    <w:rsid w:val="00866BDC"/>
    <w:pPr>
      <w:ind w:left="180" w:hanging="180"/>
    </w:pPr>
  </w:style>
  <w:style w:type="paragraph" w:styleId="TableofFigures">
    <w:name w:val="table of figures"/>
    <w:basedOn w:val="Normal"/>
    <w:next w:val="Normal"/>
    <w:uiPriority w:val="99"/>
    <w:semiHidden/>
    <w:unhideWhenUsed/>
    <w:rsid w:val="00866BDC"/>
  </w:style>
  <w:style w:type="paragraph" w:styleId="Title">
    <w:name w:val="Title"/>
    <w:basedOn w:val="Normal"/>
    <w:next w:val="Normal"/>
    <w:link w:val="TitleChar"/>
    <w:uiPriority w:val="99"/>
    <w:semiHidden/>
    <w:unhideWhenUsed/>
    <w:rsid w:val="00866BD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BDC"/>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66BDC"/>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66BDC"/>
    <w:pPr>
      <w:spacing w:after="100"/>
      <w:ind w:left="1440"/>
    </w:pPr>
  </w:style>
  <w:style w:type="paragraph" w:styleId="TOCHeading">
    <w:name w:val="TOC Heading"/>
    <w:basedOn w:val="Heading1"/>
    <w:next w:val="Normal"/>
    <w:uiPriority w:val="99"/>
    <w:semiHidden/>
    <w:unhideWhenUsed/>
    <w:rsid w:val="00866BDC"/>
    <w:pPr>
      <w:keepLines/>
      <w:numPr>
        <w:numId w:val="0"/>
      </w:numPr>
      <w:spacing w:before="480"/>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F37FE2"/>
    <w:pPr>
      <w:numPr>
        <w:numId w:val="18"/>
      </w:numPr>
    </w:pPr>
  </w:style>
  <w:style w:type="numbering" w:styleId="1ai">
    <w:name w:val="Outline List 1"/>
    <w:basedOn w:val="NoList"/>
    <w:uiPriority w:val="99"/>
    <w:semiHidden/>
    <w:unhideWhenUsed/>
    <w:rsid w:val="00F37FE2"/>
    <w:pPr>
      <w:numPr>
        <w:numId w:val="19"/>
      </w:numPr>
    </w:pPr>
  </w:style>
  <w:style w:type="numbering" w:styleId="ArticleSection">
    <w:name w:val="Outline List 3"/>
    <w:basedOn w:val="NoList"/>
    <w:uiPriority w:val="99"/>
    <w:semiHidden/>
    <w:unhideWhenUsed/>
    <w:rsid w:val="00F37FE2"/>
    <w:pPr>
      <w:numPr>
        <w:numId w:val="20"/>
      </w:numPr>
    </w:pPr>
  </w:style>
  <w:style w:type="table" w:styleId="ColorfulGrid">
    <w:name w:val="Colorful Grid"/>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rfulGrid-Accent1">
    <w:name w:val="Colorful Grid Accent 1"/>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rfulGrid-Accent2">
    <w:name w:val="Colorful Grid Accent 2"/>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rfulGrid-Accent3">
    <w:name w:val="Colorful Grid Accent 3"/>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rfulGrid-Accent4">
    <w:name w:val="Colorful Grid Accent 4"/>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rfulGrid-Accent5">
    <w:name w:val="Colorful Grid Accent 5"/>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rfulGrid-Accent6">
    <w:name w:val="Colorful Grid Accent 6"/>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ColorfulList">
    <w:name w:val="Colorful List"/>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rfulList-Accent1">
    <w:name w:val="Colorful List Accent 1"/>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rfulList-Accent2">
    <w:name w:val="Colorful List Accent 2"/>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rfulList-Accent3">
    <w:name w:val="Colorful List Accent 3"/>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rfulList-Accent4">
    <w:name w:val="Colorful List Accent 4"/>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rfulList-Accent5">
    <w:name w:val="Colorful List Accent 5"/>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rfulList-Accent6">
    <w:name w:val="Colorful List Accent 6"/>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styleId="ColorfulShading">
    <w:name w:val="Colorful Shading"/>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rfulShading-Accent4">
    <w:name w:val="Colorful Shading Accent 4"/>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99"/>
    <w:rsid w:val="00F37FE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F37FE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F37FE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F37FE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F37FE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F37FE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F37FE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F37FE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rPr>
      <w:hidden/>
    </w:trPr>
    <w:tblStylePr w:type="firstRow">
      <w:rPr>
        <w:b/>
        <w:bCs/>
      </w:rPr>
      <w:tblPr/>
      <w:trPr>
        <w:hidden/>
      </w:tr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rPr>
        <w:hidden/>
      </w:tr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2-Accent1">
    <w:name w:val="Grid Table 2 Accent 1"/>
    <w:basedOn w:val="TableNormal"/>
    <w:uiPriority w:val="99"/>
    <w:rsid w:val="00F37FE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rPr>
      <w:hidden/>
    </w:trPr>
    <w:tblStylePr w:type="firstRow">
      <w:rPr>
        <w:b/>
        <w:bCs/>
      </w:rPr>
      <w:tblPr/>
      <w:trPr>
        <w:hidden/>
      </w:tr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rPr>
        <w:hidden/>
      </w:tr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2-Accent2">
    <w:name w:val="Grid Table 2 Accent 2"/>
    <w:basedOn w:val="TableNormal"/>
    <w:uiPriority w:val="99"/>
    <w:rsid w:val="00F37FE2"/>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rPr>
      <w:hidden/>
    </w:trPr>
    <w:tblStylePr w:type="firstRow">
      <w:rPr>
        <w:b/>
        <w:bCs/>
      </w:rPr>
      <w:tblPr/>
      <w:trPr>
        <w:hidden/>
      </w:tr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rPr>
        <w:hidden/>
      </w:tr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2-Accent3">
    <w:name w:val="Grid Table 2 Accent 3"/>
    <w:basedOn w:val="TableNormal"/>
    <w:uiPriority w:val="99"/>
    <w:rsid w:val="00F37FE2"/>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rPr>
      <w:hidden/>
    </w:trPr>
    <w:tblStylePr w:type="firstRow">
      <w:rPr>
        <w:b/>
        <w:bCs/>
      </w:rPr>
      <w:tblPr/>
      <w:trPr>
        <w:hidden/>
      </w:tr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rPr>
        <w:hidden/>
      </w:tr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2-Accent4">
    <w:name w:val="Grid Table 2 Accent 4"/>
    <w:basedOn w:val="TableNormal"/>
    <w:uiPriority w:val="99"/>
    <w:rsid w:val="00F37FE2"/>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rPr>
      <w:hidden/>
    </w:trPr>
    <w:tblStylePr w:type="firstRow">
      <w:rPr>
        <w:b/>
        <w:bCs/>
      </w:rPr>
      <w:tblPr/>
      <w:trPr>
        <w:hidden/>
      </w:tr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rPr>
        <w:hidden/>
      </w:tr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2-Accent5">
    <w:name w:val="Grid Table 2 Accent 5"/>
    <w:basedOn w:val="TableNormal"/>
    <w:uiPriority w:val="99"/>
    <w:rsid w:val="00F37FE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rPr>
      <w:hidden/>
    </w:trPr>
    <w:tblStylePr w:type="firstRow">
      <w:rPr>
        <w:b/>
        <w:bCs/>
      </w:rPr>
      <w:tblPr/>
      <w:trPr>
        <w:hidden/>
      </w:tr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rPr>
        <w:hidden/>
      </w:tr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2-Accent6">
    <w:name w:val="Grid Table 2 Accent 6"/>
    <w:basedOn w:val="TableNormal"/>
    <w:uiPriority w:val="99"/>
    <w:rsid w:val="00F37FE2"/>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rPr>
      <w:hidden/>
    </w:trPr>
    <w:tblStylePr w:type="firstRow">
      <w:rPr>
        <w:b/>
        <w:bCs/>
      </w:rPr>
      <w:tblPr/>
      <w:trPr>
        <w:hidden/>
      </w:tr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rPr>
        <w:hidden/>
      </w:tr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3">
    <w:name w:val="Grid Table 3"/>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3-Accent1">
    <w:name w:val="Grid Table 3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3-Accent2">
    <w:name w:val="Grid Table 3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3-Accent3">
    <w:name w:val="Grid Table 3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3-Accent4">
    <w:name w:val="Grid Table 3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3-Accent5">
    <w:name w:val="Grid Table 3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3-Accent6">
    <w:name w:val="Grid Table 3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table" w:styleId="GridTable4">
    <w:name w:val="Grid Table 4"/>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4-Accent1">
    <w:name w:val="Grid Table 4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4-Accent2">
    <w:name w:val="Grid Table 4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4-Accent3">
    <w:name w:val="Grid Table 4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4-Accent4">
    <w:name w:val="Grid Table 4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4-Accent5">
    <w:name w:val="Grid Table 4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4-Accent6">
    <w:name w:val="Grid Table 4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5Dark">
    <w:name w:val="Grid Table 5 Dark"/>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CCCCCC" w:themeFill="tex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rPr>
        <w:hidden/>
      </w:trPr>
      <w:tcPr>
        <w:shd w:val="clear" w:color="auto" w:fill="999999" w:themeFill="text1" w:themeFillTint="66"/>
      </w:tcPr>
    </w:tblStylePr>
    <w:tblStylePr w:type="band1Horz">
      <w:tblPr/>
      <w:trPr>
        <w:hidden/>
      </w:trPr>
      <w:tcPr>
        <w:shd w:val="clear" w:color="auto" w:fill="999999" w:themeFill="text1" w:themeFillTint="66"/>
      </w:tcPr>
    </w:tblStylePr>
  </w:style>
  <w:style w:type="table" w:styleId="GridTable5Dark-Accent1">
    <w:name w:val="Grid Table 5 Dark Accent 1"/>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BE5F1" w:themeFill="accen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rPr>
        <w:hidden/>
      </w:trPr>
      <w:tcPr>
        <w:shd w:val="clear" w:color="auto" w:fill="B8CCE4" w:themeFill="accent1" w:themeFillTint="66"/>
      </w:tcPr>
    </w:tblStylePr>
    <w:tblStylePr w:type="band1Horz">
      <w:tblPr/>
      <w:trPr>
        <w:hidden/>
      </w:trPr>
      <w:tcPr>
        <w:shd w:val="clear" w:color="auto" w:fill="B8CCE4" w:themeFill="accent1" w:themeFillTint="66"/>
      </w:tcPr>
    </w:tblStylePr>
  </w:style>
  <w:style w:type="table" w:styleId="GridTable5Dark-Accent2">
    <w:name w:val="Grid Table 5 Dark Accent 2"/>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2DBDB" w:themeFill="accent2"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rPr>
        <w:hidden/>
      </w:trPr>
      <w:tcPr>
        <w:shd w:val="clear" w:color="auto" w:fill="E5B8B7" w:themeFill="accent2" w:themeFillTint="66"/>
      </w:tcPr>
    </w:tblStylePr>
    <w:tblStylePr w:type="band1Horz">
      <w:tblPr/>
      <w:trPr>
        <w:hidden/>
      </w:trPr>
      <w:tcPr>
        <w:shd w:val="clear" w:color="auto" w:fill="E5B8B7" w:themeFill="accent2" w:themeFillTint="66"/>
      </w:tcPr>
    </w:tblStylePr>
  </w:style>
  <w:style w:type="table" w:styleId="GridTable5Dark-Accent3">
    <w:name w:val="Grid Table 5 Dark Accent 3"/>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AF1DD" w:themeFill="accent3"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rPr>
        <w:hidden/>
      </w:trPr>
      <w:tcPr>
        <w:shd w:val="clear" w:color="auto" w:fill="D6E3BC" w:themeFill="accent3" w:themeFillTint="66"/>
      </w:tcPr>
    </w:tblStylePr>
    <w:tblStylePr w:type="band1Horz">
      <w:tblPr/>
      <w:trPr>
        <w:hidden/>
      </w:trPr>
      <w:tcPr>
        <w:shd w:val="clear" w:color="auto" w:fill="D6E3BC" w:themeFill="accent3" w:themeFillTint="66"/>
      </w:tcPr>
    </w:tblStylePr>
  </w:style>
  <w:style w:type="table" w:styleId="GridTable5Dark-Accent4">
    <w:name w:val="Grid Table 5 Dark Accent 4"/>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5DFEC" w:themeFill="accent4"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rPr>
        <w:hidden/>
      </w:trPr>
      <w:tcPr>
        <w:shd w:val="clear" w:color="auto" w:fill="CCC0D9" w:themeFill="accent4" w:themeFillTint="66"/>
      </w:tcPr>
    </w:tblStylePr>
    <w:tblStylePr w:type="band1Horz">
      <w:tblPr/>
      <w:trPr>
        <w:hidden/>
      </w:trPr>
      <w:tcPr>
        <w:shd w:val="clear" w:color="auto" w:fill="CCC0D9" w:themeFill="accent4" w:themeFillTint="66"/>
      </w:tcPr>
    </w:tblStylePr>
  </w:style>
  <w:style w:type="table" w:styleId="GridTable5Dark-Accent5">
    <w:name w:val="Grid Table 5 Dark Accent 5"/>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AEEF3" w:themeFill="accent5"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rPr>
        <w:hidden/>
      </w:trPr>
      <w:tcPr>
        <w:shd w:val="clear" w:color="auto" w:fill="B6DDE8" w:themeFill="accent5" w:themeFillTint="66"/>
      </w:tcPr>
    </w:tblStylePr>
    <w:tblStylePr w:type="band1Horz">
      <w:tblPr/>
      <w:trPr>
        <w:hidden/>
      </w:trPr>
      <w:tcPr>
        <w:shd w:val="clear" w:color="auto" w:fill="B6DDE8" w:themeFill="accent5" w:themeFillTint="66"/>
      </w:tcPr>
    </w:tblStylePr>
  </w:style>
  <w:style w:type="table" w:styleId="GridTable5Dark-Accent6">
    <w:name w:val="Grid Table 5 Dark Accent 6"/>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DE9D9" w:themeFill="accent6"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rPr>
        <w:hidden/>
      </w:trPr>
      <w:tcPr>
        <w:shd w:val="clear" w:color="auto" w:fill="FBD4B4" w:themeFill="accent6" w:themeFillTint="66"/>
      </w:tcPr>
    </w:tblStylePr>
    <w:tblStylePr w:type="band1Horz">
      <w:tblPr/>
      <w:trPr>
        <w:hidden/>
      </w:trPr>
      <w:tcPr>
        <w:shd w:val="clear" w:color="auto" w:fill="FBD4B4" w:themeFill="accent6" w:themeFillTint="66"/>
      </w:tcPr>
    </w:tblStylePr>
  </w:style>
  <w:style w:type="table" w:styleId="GridTable6Colorful">
    <w:name w:val="Grid Table 6 Colorful"/>
    <w:basedOn w:val="TableNormal"/>
    <w:uiPriority w:val="99"/>
    <w:rsid w:val="00F37FE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6Colorful-Accent1">
    <w:name w:val="Grid Table 6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6Colorful-Accent2">
    <w:name w:val="Grid Table 6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6Colorful-Accent3">
    <w:name w:val="Grid Table 6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6Colorful-Accent4">
    <w:name w:val="Grid Table 6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6Colorful-Accent5">
    <w:name w:val="Grid Table 6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6Colorful-Accent6">
    <w:name w:val="Grid Table 6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7Colorful">
    <w:name w:val="Grid Table 7 Colorful"/>
    <w:basedOn w:val="TableNormal"/>
    <w:uiPriority w:val="99"/>
    <w:rsid w:val="00F37FE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7Colorful-Accent1">
    <w:name w:val="Grid Table 7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7Colorful-Accent2">
    <w:name w:val="Grid Table 7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7Colorful-Accent3">
    <w:name w:val="Grid Table 7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7Colorful-Accent4">
    <w:name w:val="Grid Table 7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7Colorful-Accent5">
    <w:name w:val="Grid Table 7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7Colorful-Accent6">
    <w:name w:val="Grid Table 7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character" w:styleId="Hashtag">
    <w:name w:val="Hashtag"/>
    <w:basedOn w:val="DefaultParagraphFont"/>
    <w:uiPriority w:val="99"/>
    <w:semiHidden/>
    <w:unhideWhenUsed/>
    <w:rsid w:val="00F37FE2"/>
    <w:rPr>
      <w:color w:val="2B579A"/>
      <w:shd w:val="clear" w:color="auto" w:fill="E1DFDD"/>
    </w:rPr>
  </w:style>
  <w:style w:type="table" w:styleId="LightGrid">
    <w:name w:val="Light Grid"/>
    <w:basedOn w:val="TableNormal"/>
    <w:uiPriority w:val="99"/>
    <w:semiHidden/>
    <w:unhideWhenUsed/>
    <w:rsid w:val="00F37F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F37FE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F37FE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F37FE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F37FE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F37FE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F37FE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semiHidden/>
    <w:unhideWhenUsed/>
    <w:rsid w:val="00F37F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F37FE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F37FE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F37FE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F37FE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F37FE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F37FE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semiHidden/>
    <w:unhideWhenUsed/>
    <w:rsid w:val="00F37FE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F37FE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F37FE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F37FE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F37FE2"/>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F37FE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F37FE2"/>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666666" w:themeColor="text1" w:themeTint="99"/>
        </w:tcBorders>
      </w:tcPr>
    </w:tblStylePr>
    <w:tblStylePr w:type="lastRow">
      <w:rPr>
        <w:b/>
        <w:bCs/>
      </w:rPr>
      <w:tblPr/>
      <w:trPr>
        <w:hidden/>
      </w:trPr>
      <w:tcPr>
        <w:tcBorders>
          <w:top w:val="sing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1Light-Accent1">
    <w:name w:val="List Table 1 Light Accent 1"/>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95B3D7" w:themeColor="accent1" w:themeTint="99"/>
        </w:tcBorders>
      </w:tcPr>
    </w:tblStylePr>
    <w:tblStylePr w:type="lastRow">
      <w:rPr>
        <w:b/>
        <w:bCs/>
      </w:rPr>
      <w:tblPr/>
      <w:trPr>
        <w:hidden/>
      </w:trPr>
      <w:tcPr>
        <w:tcBorders>
          <w:top w:val="sing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1Light-Accent2">
    <w:name w:val="List Table 1 Light Accent 2"/>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D99594" w:themeColor="accent2" w:themeTint="99"/>
        </w:tcBorders>
      </w:tcPr>
    </w:tblStylePr>
    <w:tblStylePr w:type="lastRow">
      <w:rPr>
        <w:b/>
        <w:bCs/>
      </w:rPr>
      <w:tblPr/>
      <w:trPr>
        <w:hidden/>
      </w:trPr>
      <w:tcPr>
        <w:tcBorders>
          <w:top w:val="sing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1Light-Accent3">
    <w:name w:val="List Table 1 Light Accent 3"/>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C2D69B" w:themeColor="accent3" w:themeTint="99"/>
        </w:tcBorders>
      </w:tcPr>
    </w:tblStylePr>
    <w:tblStylePr w:type="lastRow">
      <w:rPr>
        <w:b/>
        <w:bCs/>
      </w:rPr>
      <w:tblPr/>
      <w:trPr>
        <w:hidden/>
      </w:trPr>
      <w:tcPr>
        <w:tcBorders>
          <w:top w:val="sing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1Light-Accent4">
    <w:name w:val="List Table 1 Light Accent 4"/>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B2A1C7" w:themeColor="accent4" w:themeTint="99"/>
        </w:tcBorders>
      </w:tcPr>
    </w:tblStylePr>
    <w:tblStylePr w:type="lastRow">
      <w:rPr>
        <w:b/>
        <w:bCs/>
      </w:rPr>
      <w:tblPr/>
      <w:trPr>
        <w:hidden/>
      </w:trPr>
      <w:tcPr>
        <w:tcBorders>
          <w:top w:val="sing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1Light-Accent5">
    <w:name w:val="List Table 1 Light Accent 5"/>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92CDDC" w:themeColor="accent5" w:themeTint="99"/>
        </w:tcBorders>
      </w:tcPr>
    </w:tblStylePr>
    <w:tblStylePr w:type="lastRow">
      <w:rPr>
        <w:b/>
        <w:bCs/>
      </w:rPr>
      <w:tblPr/>
      <w:trPr>
        <w:hidden/>
      </w:trPr>
      <w:tcPr>
        <w:tcBorders>
          <w:top w:val="sing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1Light-Accent6">
    <w:name w:val="List Table 1 Light Accent 6"/>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FABF8F" w:themeColor="accent6" w:themeTint="99"/>
        </w:tcBorders>
      </w:tcPr>
    </w:tblStylePr>
    <w:tblStylePr w:type="lastRow">
      <w:rPr>
        <w:b/>
        <w:bCs/>
      </w:rPr>
      <w:tblPr/>
      <w:trPr>
        <w:hidden/>
      </w:trPr>
      <w:tcPr>
        <w:tcBorders>
          <w:top w:val="sing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2">
    <w:name w:val="List Table 2"/>
    <w:basedOn w:val="TableNormal"/>
    <w:uiPriority w:val="99"/>
    <w:rsid w:val="00F37FE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2-Accent1">
    <w:name w:val="List Table 2 Accent 1"/>
    <w:basedOn w:val="TableNormal"/>
    <w:uiPriority w:val="99"/>
    <w:rsid w:val="00F37FE2"/>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2-Accent2">
    <w:name w:val="List Table 2 Accent 2"/>
    <w:basedOn w:val="TableNormal"/>
    <w:uiPriority w:val="99"/>
    <w:rsid w:val="00F37FE2"/>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2-Accent3">
    <w:name w:val="List Table 2 Accent 3"/>
    <w:basedOn w:val="TableNormal"/>
    <w:uiPriority w:val="99"/>
    <w:rsid w:val="00F37FE2"/>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2-Accent4">
    <w:name w:val="List Table 2 Accent 4"/>
    <w:basedOn w:val="TableNormal"/>
    <w:uiPriority w:val="99"/>
    <w:rsid w:val="00F37FE2"/>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2-Accent5">
    <w:name w:val="List Table 2 Accent 5"/>
    <w:basedOn w:val="TableNormal"/>
    <w:uiPriority w:val="99"/>
    <w:rsid w:val="00F37FE2"/>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2-Accent6">
    <w:name w:val="List Table 2 Accent 6"/>
    <w:basedOn w:val="TableNormal"/>
    <w:uiPriority w:val="99"/>
    <w:rsid w:val="00F37FE2"/>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3">
    <w:name w:val="List Table 3"/>
    <w:basedOn w:val="TableNormal"/>
    <w:uiPriority w:val="99"/>
    <w:rsid w:val="00F37FE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hidden/>
    </w:tr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sz="4" w:space="0" w:color="000000" w:themeColor="tex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000000" w:themeColor="text1"/>
          <w:left w:val="nil"/>
        </w:tcBorders>
      </w:tcPr>
    </w:tblStylePr>
    <w:tblStylePr w:type="swCell">
      <w:tblPr/>
      <w:trPr>
        <w:hidden/>
      </w:trPr>
      <w:tcPr>
        <w:tcBorders>
          <w:top w:val="double" w:sz="4" w:space="0" w:color="000000" w:themeColor="text1"/>
          <w:right w:val="nil"/>
        </w:tcBorders>
      </w:tcPr>
    </w:tblStylePr>
  </w:style>
  <w:style w:type="table" w:styleId="ListTable3-Accent1">
    <w:name w:val="List Table 3 Accent 1"/>
    <w:basedOn w:val="TableNormal"/>
    <w:uiPriority w:val="99"/>
    <w:rsid w:val="00F37FE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rPr>
      <w:hidden/>
    </w:trPr>
    <w:tblStylePr w:type="firstRow">
      <w:rPr>
        <w:b/>
        <w:bCs/>
        <w:color w:val="FFFFFF" w:themeColor="background1"/>
      </w:rPr>
      <w:tblPr/>
      <w:trPr>
        <w:hidden/>
      </w:trPr>
      <w:tcPr>
        <w:shd w:val="clear" w:color="auto" w:fill="4F81BD" w:themeFill="accent1"/>
      </w:tcPr>
    </w:tblStylePr>
    <w:tblStylePr w:type="lastRow">
      <w:rPr>
        <w:b/>
        <w:bCs/>
      </w:rPr>
      <w:tblPr/>
      <w:trPr>
        <w:hidden/>
      </w:trPr>
      <w:tcPr>
        <w:tcBorders>
          <w:top w:val="double" w:sz="4" w:space="0" w:color="4F81BD" w:themeColor="accen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F81BD" w:themeColor="accent1"/>
          <w:right w:val="single" w:sz="4" w:space="0" w:color="4F81BD" w:themeColor="accent1"/>
        </w:tcBorders>
      </w:tcPr>
    </w:tblStylePr>
    <w:tblStylePr w:type="band1Horz">
      <w:tblPr/>
      <w:trPr>
        <w:hidden/>
      </w:trPr>
      <w:tcPr>
        <w:tcBorders>
          <w:top w:val="single" w:sz="4" w:space="0" w:color="4F81BD" w:themeColor="accent1"/>
          <w:bottom w:val="single" w:sz="4" w:space="0" w:color="4F81BD" w:themeColor="accen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F81BD" w:themeColor="accent1"/>
          <w:left w:val="nil"/>
        </w:tcBorders>
      </w:tcPr>
    </w:tblStylePr>
    <w:tblStylePr w:type="swCell">
      <w:tblPr/>
      <w:trPr>
        <w:hidden/>
      </w:trPr>
      <w:tcPr>
        <w:tcBorders>
          <w:top w:val="double" w:sz="4" w:space="0" w:color="4F81BD" w:themeColor="accent1"/>
          <w:right w:val="nil"/>
        </w:tcBorders>
      </w:tcPr>
    </w:tblStylePr>
  </w:style>
  <w:style w:type="table" w:styleId="ListTable3-Accent2">
    <w:name w:val="List Table 3 Accent 2"/>
    <w:basedOn w:val="TableNormal"/>
    <w:uiPriority w:val="99"/>
    <w:rsid w:val="00F37FE2"/>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rPr>
      <w:hidden/>
    </w:trPr>
    <w:tblStylePr w:type="firstRow">
      <w:rPr>
        <w:b/>
        <w:bCs/>
        <w:color w:val="FFFFFF" w:themeColor="background1"/>
      </w:rPr>
      <w:tblPr/>
      <w:trPr>
        <w:hidden/>
      </w:trPr>
      <w:tcPr>
        <w:shd w:val="clear" w:color="auto" w:fill="C0504D" w:themeFill="accent2"/>
      </w:tcPr>
    </w:tblStylePr>
    <w:tblStylePr w:type="lastRow">
      <w:rPr>
        <w:b/>
        <w:bCs/>
      </w:rPr>
      <w:tblPr/>
      <w:trPr>
        <w:hidden/>
      </w:trPr>
      <w:tcPr>
        <w:tcBorders>
          <w:top w:val="double" w:sz="4" w:space="0" w:color="C0504D" w:themeColor="accent2"/>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C0504D" w:themeColor="accent2"/>
          <w:right w:val="single" w:sz="4" w:space="0" w:color="C0504D" w:themeColor="accent2"/>
        </w:tcBorders>
      </w:tcPr>
    </w:tblStylePr>
    <w:tblStylePr w:type="band1Horz">
      <w:tblPr/>
      <w:trPr>
        <w:hidden/>
      </w:trPr>
      <w:tcPr>
        <w:tcBorders>
          <w:top w:val="single" w:sz="4" w:space="0" w:color="C0504D" w:themeColor="accent2"/>
          <w:bottom w:val="single" w:sz="4" w:space="0" w:color="C0504D" w:themeColor="accent2"/>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C0504D" w:themeColor="accent2"/>
          <w:left w:val="nil"/>
        </w:tcBorders>
      </w:tcPr>
    </w:tblStylePr>
    <w:tblStylePr w:type="swCell">
      <w:tblPr/>
      <w:trPr>
        <w:hidden/>
      </w:trPr>
      <w:tcPr>
        <w:tcBorders>
          <w:top w:val="double" w:sz="4" w:space="0" w:color="C0504D" w:themeColor="accent2"/>
          <w:right w:val="nil"/>
        </w:tcBorders>
      </w:tcPr>
    </w:tblStylePr>
  </w:style>
  <w:style w:type="table" w:styleId="ListTable3-Accent3">
    <w:name w:val="List Table 3 Accent 3"/>
    <w:basedOn w:val="TableNormal"/>
    <w:uiPriority w:val="99"/>
    <w:rsid w:val="00F37FE2"/>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rPr>
      <w:hidden/>
    </w:trPr>
    <w:tblStylePr w:type="firstRow">
      <w:rPr>
        <w:b/>
        <w:bCs/>
        <w:color w:val="FFFFFF" w:themeColor="background1"/>
      </w:rPr>
      <w:tblPr/>
      <w:trPr>
        <w:hidden/>
      </w:trPr>
      <w:tcPr>
        <w:shd w:val="clear" w:color="auto" w:fill="9BBB59" w:themeFill="accent3"/>
      </w:tcPr>
    </w:tblStylePr>
    <w:tblStylePr w:type="lastRow">
      <w:rPr>
        <w:b/>
        <w:bCs/>
      </w:rPr>
      <w:tblPr/>
      <w:trPr>
        <w:hidden/>
      </w:trPr>
      <w:tcPr>
        <w:tcBorders>
          <w:top w:val="double" w:sz="4" w:space="0" w:color="9BBB59" w:themeColor="accent3"/>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9BBB59" w:themeColor="accent3"/>
          <w:right w:val="single" w:sz="4" w:space="0" w:color="9BBB59" w:themeColor="accent3"/>
        </w:tcBorders>
      </w:tcPr>
    </w:tblStylePr>
    <w:tblStylePr w:type="band1Horz">
      <w:tblPr/>
      <w:trPr>
        <w:hidden/>
      </w:trPr>
      <w:tcPr>
        <w:tcBorders>
          <w:top w:val="single" w:sz="4" w:space="0" w:color="9BBB59" w:themeColor="accent3"/>
          <w:bottom w:val="single" w:sz="4" w:space="0" w:color="9BBB59" w:themeColor="accent3"/>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9BBB59" w:themeColor="accent3"/>
          <w:left w:val="nil"/>
        </w:tcBorders>
      </w:tcPr>
    </w:tblStylePr>
    <w:tblStylePr w:type="swCell">
      <w:tblPr/>
      <w:trPr>
        <w:hidden/>
      </w:trPr>
      <w:tcPr>
        <w:tcBorders>
          <w:top w:val="double" w:sz="4" w:space="0" w:color="9BBB59" w:themeColor="accent3"/>
          <w:right w:val="nil"/>
        </w:tcBorders>
      </w:tcPr>
    </w:tblStylePr>
  </w:style>
  <w:style w:type="table" w:styleId="ListTable3-Accent4">
    <w:name w:val="List Table 3 Accent 4"/>
    <w:basedOn w:val="TableNormal"/>
    <w:uiPriority w:val="99"/>
    <w:rsid w:val="00F37FE2"/>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rPr>
      <w:hidden/>
    </w:trPr>
    <w:tblStylePr w:type="firstRow">
      <w:rPr>
        <w:b/>
        <w:bCs/>
        <w:color w:val="FFFFFF" w:themeColor="background1"/>
      </w:rPr>
      <w:tblPr/>
      <w:trPr>
        <w:hidden/>
      </w:trPr>
      <w:tcPr>
        <w:shd w:val="clear" w:color="auto" w:fill="8064A2" w:themeFill="accent4"/>
      </w:tcPr>
    </w:tblStylePr>
    <w:tblStylePr w:type="lastRow">
      <w:rPr>
        <w:b/>
        <w:bCs/>
      </w:rPr>
      <w:tblPr/>
      <w:trPr>
        <w:hidden/>
      </w:trPr>
      <w:tcPr>
        <w:tcBorders>
          <w:top w:val="double" w:sz="4" w:space="0" w:color="8064A2" w:themeColor="accent4"/>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8064A2" w:themeColor="accent4"/>
          <w:right w:val="single" w:sz="4" w:space="0" w:color="8064A2" w:themeColor="accent4"/>
        </w:tcBorders>
      </w:tcPr>
    </w:tblStylePr>
    <w:tblStylePr w:type="band1Horz">
      <w:tblPr/>
      <w:trPr>
        <w:hidden/>
      </w:trPr>
      <w:tcPr>
        <w:tcBorders>
          <w:top w:val="single" w:sz="4" w:space="0" w:color="8064A2" w:themeColor="accent4"/>
          <w:bottom w:val="single" w:sz="4" w:space="0" w:color="8064A2" w:themeColor="accent4"/>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8064A2" w:themeColor="accent4"/>
          <w:left w:val="nil"/>
        </w:tcBorders>
      </w:tcPr>
    </w:tblStylePr>
    <w:tblStylePr w:type="swCell">
      <w:tblPr/>
      <w:trPr>
        <w:hidden/>
      </w:trPr>
      <w:tcPr>
        <w:tcBorders>
          <w:top w:val="double" w:sz="4" w:space="0" w:color="8064A2" w:themeColor="accent4"/>
          <w:right w:val="nil"/>
        </w:tcBorders>
      </w:tcPr>
    </w:tblStylePr>
  </w:style>
  <w:style w:type="table" w:styleId="ListTable3-Accent5">
    <w:name w:val="List Table 3 Accent 5"/>
    <w:basedOn w:val="TableNormal"/>
    <w:uiPriority w:val="99"/>
    <w:rsid w:val="00F37FE2"/>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rPr>
      <w:hidden/>
    </w:trPr>
    <w:tblStylePr w:type="firstRow">
      <w:rPr>
        <w:b/>
        <w:bCs/>
        <w:color w:val="FFFFFF" w:themeColor="background1"/>
      </w:rPr>
      <w:tblPr/>
      <w:trPr>
        <w:hidden/>
      </w:trPr>
      <w:tcPr>
        <w:shd w:val="clear" w:color="auto" w:fill="4BACC6" w:themeFill="accent5"/>
      </w:tcPr>
    </w:tblStylePr>
    <w:tblStylePr w:type="lastRow">
      <w:rPr>
        <w:b/>
        <w:bCs/>
      </w:rPr>
      <w:tblPr/>
      <w:trPr>
        <w:hidden/>
      </w:trPr>
      <w:tcPr>
        <w:tcBorders>
          <w:top w:val="double" w:sz="4" w:space="0" w:color="4BACC6" w:themeColor="accent5"/>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BACC6" w:themeColor="accent5"/>
          <w:right w:val="single" w:sz="4" w:space="0" w:color="4BACC6" w:themeColor="accent5"/>
        </w:tcBorders>
      </w:tcPr>
    </w:tblStylePr>
    <w:tblStylePr w:type="band1Horz">
      <w:tblPr/>
      <w:trPr>
        <w:hidden/>
      </w:trPr>
      <w:tcPr>
        <w:tcBorders>
          <w:top w:val="single" w:sz="4" w:space="0" w:color="4BACC6" w:themeColor="accent5"/>
          <w:bottom w:val="single" w:sz="4" w:space="0" w:color="4BACC6" w:themeColor="accent5"/>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BACC6" w:themeColor="accent5"/>
          <w:left w:val="nil"/>
        </w:tcBorders>
      </w:tcPr>
    </w:tblStylePr>
    <w:tblStylePr w:type="swCell">
      <w:tblPr/>
      <w:trPr>
        <w:hidden/>
      </w:trPr>
      <w:tcPr>
        <w:tcBorders>
          <w:top w:val="double" w:sz="4" w:space="0" w:color="4BACC6" w:themeColor="accent5"/>
          <w:right w:val="nil"/>
        </w:tcBorders>
      </w:tcPr>
    </w:tblStylePr>
  </w:style>
  <w:style w:type="table" w:styleId="ListTable3-Accent6">
    <w:name w:val="List Table 3 Accent 6"/>
    <w:basedOn w:val="TableNormal"/>
    <w:uiPriority w:val="99"/>
    <w:rsid w:val="00F37FE2"/>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rPr>
      <w:hidden/>
    </w:trPr>
    <w:tblStylePr w:type="firstRow">
      <w:rPr>
        <w:b/>
        <w:bCs/>
        <w:color w:val="FFFFFF" w:themeColor="background1"/>
      </w:rPr>
      <w:tblPr/>
      <w:trPr>
        <w:hidden/>
      </w:trPr>
      <w:tcPr>
        <w:shd w:val="clear" w:color="auto" w:fill="F79646" w:themeFill="accent6"/>
      </w:tcPr>
    </w:tblStylePr>
    <w:tblStylePr w:type="lastRow">
      <w:rPr>
        <w:b/>
        <w:bCs/>
      </w:rPr>
      <w:tblPr/>
      <w:trPr>
        <w:hidden/>
      </w:trPr>
      <w:tcPr>
        <w:tcBorders>
          <w:top w:val="double" w:sz="4" w:space="0" w:color="F79646" w:themeColor="accent6"/>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F79646" w:themeColor="accent6"/>
          <w:right w:val="single" w:sz="4" w:space="0" w:color="F79646" w:themeColor="accent6"/>
        </w:tcBorders>
      </w:tcPr>
    </w:tblStylePr>
    <w:tblStylePr w:type="band1Horz">
      <w:tblPr/>
      <w:trPr>
        <w:hidden/>
      </w:trPr>
      <w:tcPr>
        <w:tcBorders>
          <w:top w:val="single" w:sz="4" w:space="0" w:color="F79646" w:themeColor="accent6"/>
          <w:bottom w:val="single" w:sz="4" w:space="0" w:color="F79646" w:themeColor="accent6"/>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F79646" w:themeColor="accent6"/>
          <w:left w:val="nil"/>
        </w:tcBorders>
      </w:tcPr>
    </w:tblStylePr>
    <w:tblStylePr w:type="swCell">
      <w:tblPr/>
      <w:trPr>
        <w:hidden/>
      </w:trPr>
      <w:tcPr>
        <w:tcBorders>
          <w:top w:val="double" w:sz="4" w:space="0" w:color="F79646" w:themeColor="accent6"/>
          <w:right w:val="nil"/>
        </w:tcBorders>
      </w:tcPr>
    </w:tblStylePr>
  </w:style>
  <w:style w:type="table" w:styleId="ListTable4">
    <w:name w:val="List Table 4"/>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4-Accent1">
    <w:name w:val="List Table 4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4-Accent2">
    <w:name w:val="List Table 4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4-Accent3">
    <w:name w:val="List Table 4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4-Accent4">
    <w:name w:val="List Table 4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4-Accent5">
    <w:name w:val="List Table 4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4-Accent6">
    <w:name w:val="List Table 4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5Dark">
    <w:name w:val="List Table 5 Dark"/>
    <w:basedOn w:val="TableNormal"/>
    <w:uiPriority w:val="99"/>
    <w:rsid w:val="00F37FE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rPr>
      <w:hidden/>
    </w:trPr>
    <w:tcPr>
      <w:shd w:val="clear" w:color="auto" w:fill="000000" w:themeFill="tex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1">
    <w:name w:val="List Table 5 Dark Accent 1"/>
    <w:basedOn w:val="TableNormal"/>
    <w:uiPriority w:val="99"/>
    <w:rsid w:val="00F37FE2"/>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rPr>
      <w:hidden/>
    </w:trPr>
    <w:tcPr>
      <w:shd w:val="clear" w:color="auto" w:fill="4F81BD" w:themeFill="accen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2">
    <w:name w:val="List Table 5 Dark Accent 2"/>
    <w:basedOn w:val="TableNormal"/>
    <w:uiPriority w:val="99"/>
    <w:rsid w:val="00F37FE2"/>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rPr>
      <w:hidden/>
    </w:trPr>
    <w:tcPr>
      <w:shd w:val="clear" w:color="auto" w:fill="C0504D" w:themeFill="accent2"/>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3">
    <w:name w:val="List Table 5 Dark Accent 3"/>
    <w:basedOn w:val="TableNormal"/>
    <w:uiPriority w:val="99"/>
    <w:rsid w:val="00F37FE2"/>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rPr>
      <w:hidden/>
    </w:trPr>
    <w:tcPr>
      <w:shd w:val="clear" w:color="auto" w:fill="9BBB59" w:themeFill="accent3"/>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4">
    <w:name w:val="List Table 5 Dark Accent 4"/>
    <w:basedOn w:val="TableNormal"/>
    <w:uiPriority w:val="99"/>
    <w:rsid w:val="00F37FE2"/>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rPr>
      <w:hidden/>
    </w:trPr>
    <w:tcPr>
      <w:shd w:val="clear" w:color="auto" w:fill="8064A2" w:themeFill="accent4"/>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5">
    <w:name w:val="List Table 5 Dark Accent 5"/>
    <w:basedOn w:val="TableNormal"/>
    <w:uiPriority w:val="99"/>
    <w:rsid w:val="00F37FE2"/>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rPr>
      <w:hidden/>
    </w:trPr>
    <w:tcPr>
      <w:shd w:val="clear" w:color="auto" w:fill="4BACC6" w:themeFill="accent5"/>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6">
    <w:name w:val="List Table 5 Dark Accent 6"/>
    <w:basedOn w:val="TableNormal"/>
    <w:uiPriority w:val="99"/>
    <w:rsid w:val="00F37FE2"/>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rPr>
      <w:hidden/>
    </w:trPr>
    <w:tcPr>
      <w:shd w:val="clear" w:color="auto" w:fill="F79646" w:themeFill="accent6"/>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6Colorful">
    <w:name w:val="List Table 6 Colorful"/>
    <w:basedOn w:val="TableNormal"/>
    <w:uiPriority w:val="99"/>
    <w:rsid w:val="00F37FE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rPr>
      <w:hidden/>
    </w:trPr>
    <w:tblStylePr w:type="firstRow">
      <w:rPr>
        <w:b/>
        <w:bCs/>
      </w:rPr>
      <w:tblPr/>
      <w:trPr>
        <w:hidden/>
      </w:trPr>
      <w:tcPr>
        <w:tcBorders>
          <w:bottom w:val="single" w:sz="4" w:space="0" w:color="000000" w:themeColor="text1"/>
        </w:tcBorders>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6Colorful-Accent1">
    <w:name w:val="List Table 6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rPr>
      <w:hidden/>
    </w:trPr>
    <w:tblStylePr w:type="firstRow">
      <w:rPr>
        <w:b/>
        <w:bCs/>
      </w:rPr>
      <w:tblPr/>
      <w:trPr>
        <w:hidden/>
      </w:trPr>
      <w:tcPr>
        <w:tcBorders>
          <w:bottom w:val="single" w:sz="4" w:space="0" w:color="4F81BD" w:themeColor="accent1"/>
        </w:tcBorders>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6Colorful-Accent2">
    <w:name w:val="List Table 6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rPr>
      <w:hidden/>
    </w:trPr>
    <w:tblStylePr w:type="firstRow">
      <w:rPr>
        <w:b/>
        <w:bCs/>
      </w:rPr>
      <w:tblPr/>
      <w:trPr>
        <w:hidden/>
      </w:trPr>
      <w:tcPr>
        <w:tcBorders>
          <w:bottom w:val="single" w:sz="4" w:space="0" w:color="C0504D" w:themeColor="accent2"/>
        </w:tcBorders>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6Colorful-Accent3">
    <w:name w:val="List Table 6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rPr>
      <w:hidden/>
    </w:trPr>
    <w:tblStylePr w:type="firstRow">
      <w:rPr>
        <w:b/>
        <w:bCs/>
      </w:rPr>
      <w:tblPr/>
      <w:trPr>
        <w:hidden/>
      </w:trPr>
      <w:tcPr>
        <w:tcBorders>
          <w:bottom w:val="single" w:sz="4" w:space="0" w:color="9BBB59" w:themeColor="accent3"/>
        </w:tcBorders>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6Colorful-Accent4">
    <w:name w:val="List Table 6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rPr>
      <w:hidden/>
    </w:trPr>
    <w:tblStylePr w:type="firstRow">
      <w:rPr>
        <w:b/>
        <w:bCs/>
      </w:rPr>
      <w:tblPr/>
      <w:trPr>
        <w:hidden/>
      </w:trPr>
      <w:tcPr>
        <w:tcBorders>
          <w:bottom w:val="single" w:sz="4" w:space="0" w:color="8064A2" w:themeColor="accent4"/>
        </w:tcBorders>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6Colorful-Accent5">
    <w:name w:val="List Table 6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rPr>
      <w:hidden/>
    </w:trPr>
    <w:tblStylePr w:type="firstRow">
      <w:rPr>
        <w:b/>
        <w:bCs/>
      </w:rPr>
      <w:tblPr/>
      <w:trPr>
        <w:hidden/>
      </w:trPr>
      <w:tcPr>
        <w:tcBorders>
          <w:bottom w:val="single" w:sz="4" w:space="0" w:color="4BACC6" w:themeColor="accent5"/>
        </w:tcBorders>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6Colorful-Accent6">
    <w:name w:val="List Table 6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rPr>
      <w:hidden/>
    </w:trPr>
    <w:tblStylePr w:type="firstRow">
      <w:rPr>
        <w:b/>
        <w:bCs/>
      </w:rPr>
      <w:tblPr/>
      <w:trPr>
        <w:hidden/>
      </w:trPr>
      <w:tcPr>
        <w:tcBorders>
          <w:bottom w:val="single" w:sz="4" w:space="0" w:color="F79646" w:themeColor="accent6"/>
        </w:tcBorders>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7Colorful">
    <w:name w:val="List Table 7 Colorful"/>
    <w:basedOn w:val="TableNormal"/>
    <w:uiPriority w:val="99"/>
    <w:rsid w:val="00F37FE2"/>
    <w:pPr>
      <w:spacing w:after="0" w:line="240" w:lineRule="auto"/>
    </w:pPr>
    <w:rPr>
      <w:color w:val="000000" w:themeColor="text1"/>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000000" w:themeColor="text1"/>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1">
    <w:name w:val="List Table 7 Colorful Accent 1"/>
    <w:basedOn w:val="TableNormal"/>
    <w:uiPriority w:val="99"/>
    <w:rsid w:val="00F37FE2"/>
    <w:pPr>
      <w:spacing w:after="0" w:line="240" w:lineRule="auto"/>
    </w:pPr>
    <w:rPr>
      <w:color w:val="365F91" w:themeColor="accent1"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F81BD" w:themeColor="accent1"/>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2">
    <w:name w:val="List Table 7 Colorful Accent 2"/>
    <w:basedOn w:val="TableNormal"/>
    <w:uiPriority w:val="99"/>
    <w:rsid w:val="00F37FE2"/>
    <w:pPr>
      <w:spacing w:after="0" w:line="240" w:lineRule="auto"/>
    </w:pPr>
    <w:rPr>
      <w:color w:val="943634" w:themeColor="accent2"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C0504D" w:themeColor="accent2"/>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3">
    <w:name w:val="List Table 7 Colorful Accent 3"/>
    <w:basedOn w:val="TableNormal"/>
    <w:uiPriority w:val="99"/>
    <w:rsid w:val="00F37FE2"/>
    <w:pPr>
      <w:spacing w:after="0" w:line="240" w:lineRule="auto"/>
    </w:pPr>
    <w:rPr>
      <w:color w:val="76923C" w:themeColor="accent3"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9BBB59" w:themeColor="accent3"/>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4">
    <w:name w:val="List Table 7 Colorful Accent 4"/>
    <w:basedOn w:val="TableNormal"/>
    <w:uiPriority w:val="99"/>
    <w:rsid w:val="00F37FE2"/>
    <w:pPr>
      <w:spacing w:after="0" w:line="240" w:lineRule="auto"/>
    </w:pPr>
    <w:rPr>
      <w:color w:val="5F497A" w:themeColor="accent4"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8064A2" w:themeColor="accent4"/>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5">
    <w:name w:val="List Table 7 Colorful Accent 5"/>
    <w:basedOn w:val="TableNormal"/>
    <w:uiPriority w:val="99"/>
    <w:rsid w:val="00F37FE2"/>
    <w:pPr>
      <w:spacing w:after="0" w:line="240" w:lineRule="auto"/>
    </w:pPr>
    <w:rPr>
      <w:color w:val="31849B" w:themeColor="accent5"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BACC6" w:themeColor="accent5"/>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6">
    <w:name w:val="List Table 7 Colorful Accent 6"/>
    <w:basedOn w:val="TableNormal"/>
    <w:uiPriority w:val="99"/>
    <w:rsid w:val="00F37FE2"/>
    <w:pPr>
      <w:spacing w:after="0" w:line="240" w:lineRule="auto"/>
    </w:pPr>
    <w:rPr>
      <w:color w:val="E36C0A" w:themeColor="accent6"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F79646" w:themeColor="accent6"/>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MediumGrid1">
    <w:name w:val="Medium Grid 1"/>
    <w:basedOn w:val="TableNormal"/>
    <w:uiPriority w:val="99"/>
    <w:semiHidden/>
    <w:unhideWhenUsed/>
    <w:rsid w:val="00F37F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99"/>
    <w:semiHidden/>
    <w:unhideWhenUsed/>
    <w:rsid w:val="00F37FE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99"/>
    <w:semiHidden/>
    <w:unhideWhenUsed/>
    <w:rsid w:val="00F37FE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99"/>
    <w:semiHidden/>
    <w:unhideWhenUsed/>
    <w:rsid w:val="00F37FE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99"/>
    <w:semiHidden/>
    <w:unhideWhenUsed/>
    <w:rsid w:val="00F37FE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99"/>
    <w:semiHidden/>
    <w:unhideWhenUsed/>
    <w:rsid w:val="00F37FE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99"/>
    <w:semiHidden/>
    <w:unhideWhenUsed/>
    <w:rsid w:val="00F37FE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MediumGrid2">
    <w:name w:val="Medium Grid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styleId="MediumGrid3">
    <w:name w:val="Medium Grid 3"/>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styleId="MediumList1-Accent1">
    <w:name w:val="Medium List 1 Accen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styleId="MediumList2">
    <w:name w:val="Medium Lis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
    <w:name w:val="Medium Shading 1"/>
    <w:basedOn w:val="TableNormal"/>
    <w:uiPriority w:val="99"/>
    <w:semiHidden/>
    <w:unhideWhenUsed/>
    <w:rsid w:val="00F37F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styleId="MediumShading1-Accent1">
    <w:name w:val="Medium Shading 1 Accent 1"/>
    <w:basedOn w:val="TableNormal"/>
    <w:uiPriority w:val="99"/>
    <w:semiHidden/>
    <w:unhideWhenUsed/>
    <w:rsid w:val="00F37FE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99"/>
    <w:semiHidden/>
    <w:unhideWhenUsed/>
    <w:rsid w:val="00F37FE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99"/>
    <w:semiHidden/>
    <w:unhideWhenUsed/>
    <w:rsid w:val="00F37FE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99"/>
    <w:semiHidden/>
    <w:unhideWhenUsed/>
    <w:rsid w:val="00F37FE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99"/>
    <w:semiHidden/>
    <w:unhideWhenUsed/>
    <w:rsid w:val="00F37FE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99"/>
    <w:semiHidden/>
    <w:unhideWhenUsed/>
    <w:rsid w:val="00F37FE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styleId="MediumShading2">
    <w:name w:val="Medium Shading 2"/>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F37FE2"/>
    <w:rPr>
      <w:color w:val="2B579A"/>
      <w:shd w:val="clear" w:color="auto" w:fill="E1DFDD"/>
    </w:rPr>
  </w:style>
  <w:style w:type="table" w:styleId="PlainTable1">
    <w:name w:val="Plain Table 1"/>
    <w:basedOn w:val="TableNormal"/>
    <w:uiPriority w:val="99"/>
    <w:rsid w:val="00F37F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2">
    <w:name w:val="Plain Table 2"/>
    <w:basedOn w:val="TableNormal"/>
    <w:uiPriority w:val="99"/>
    <w:rsid w:val="00F37FE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rPr>
      <w:hidden/>
    </w:trPr>
    <w:tblStylePr w:type="firstRow">
      <w:rPr>
        <w:b/>
        <w:bCs/>
      </w:rPr>
      <w:tblPr/>
      <w:trPr>
        <w:hidden/>
      </w:trPr>
      <w:tcPr>
        <w:tcBorders>
          <w:bottom w:val="single" w:sz="4" w:space="0" w:color="7F7F7F" w:themeColor="text1" w:themeTint="80"/>
        </w:tcBorders>
      </w:tcPr>
    </w:tblStylePr>
    <w:tblStylePr w:type="lastRow">
      <w:rPr>
        <w:b/>
        <w:bCs/>
      </w:rPr>
      <w:tblPr/>
      <w:trPr>
        <w:hidden/>
      </w:trPr>
      <w:tcPr>
        <w:tcBorders>
          <w:top w:val="single" w:sz="4" w:space="0" w:color="7F7F7F" w:themeColor="text1" w:themeTint="80"/>
        </w:tcBorders>
      </w:tcPr>
    </w:tblStylePr>
    <w:tblStylePr w:type="firstCol">
      <w:rPr>
        <w:b/>
        <w:bCs/>
      </w:rPr>
    </w:tblStylePr>
    <w:tblStylePr w:type="lastCol">
      <w:rPr>
        <w:b/>
        <w:bCs/>
      </w:rPr>
    </w:tblStylePr>
    <w:tblStylePr w:type="band1Vert">
      <w:tblPr/>
      <w:trPr>
        <w:hidden/>
      </w:trPr>
      <w:tcPr>
        <w:tcBorders>
          <w:left w:val="single" w:sz="4" w:space="0" w:color="7F7F7F" w:themeColor="text1" w:themeTint="80"/>
          <w:right w:val="single" w:sz="4" w:space="0" w:color="7F7F7F" w:themeColor="text1" w:themeTint="80"/>
        </w:tcBorders>
      </w:tcPr>
    </w:tblStylePr>
    <w:tblStylePr w:type="band2Vert">
      <w:tblPr/>
      <w:trPr>
        <w:hidden/>
      </w:trPr>
      <w:tcPr>
        <w:tcBorders>
          <w:left w:val="single" w:sz="4" w:space="0" w:color="7F7F7F" w:themeColor="text1" w:themeTint="80"/>
          <w:right w:val="single" w:sz="4" w:space="0" w:color="7F7F7F" w:themeColor="text1" w:themeTint="80"/>
        </w:tcBorders>
      </w:tcPr>
    </w:tblStylePr>
    <w:tblStylePr w:type="band1Horz">
      <w:tblPr/>
      <w:trPr>
        <w:hidden/>
      </w:tr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F37FE2"/>
    <w:pPr>
      <w:spacing w:after="0" w:line="240" w:lineRule="auto"/>
    </w:pPr>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 w:type="table" w:styleId="PlainTable4">
    <w:name w:val="Plain Table 4"/>
    <w:basedOn w:val="TableNormal"/>
    <w:uiPriority w:val="99"/>
    <w:rsid w:val="00F37FE2"/>
    <w:pPr>
      <w:spacing w:after="0" w:line="240" w:lineRule="auto"/>
    </w:pPr>
    <w:tblPr>
      <w:tblStyleRowBandSize w:val="1"/>
      <w:tblStyleColBandSize w:val="1"/>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5">
    <w:name w:val="Plain Table 5"/>
    <w:basedOn w:val="TableNormal"/>
    <w:uiPriority w:val="99"/>
    <w:rsid w:val="00F37FE2"/>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SmartHyperlink">
    <w:name w:val="Smart Hyperlink"/>
    <w:basedOn w:val="DefaultParagraphFont"/>
    <w:uiPriority w:val="99"/>
    <w:semiHidden/>
    <w:unhideWhenUsed/>
    <w:rsid w:val="00F37FE2"/>
    <w:rPr>
      <w:u w:val="dotted"/>
    </w:rPr>
  </w:style>
  <w:style w:type="character" w:styleId="SmartLink">
    <w:name w:val="Smart Link"/>
    <w:basedOn w:val="DefaultParagraphFont"/>
    <w:uiPriority w:val="99"/>
    <w:semiHidden/>
    <w:unhideWhenUsed/>
    <w:rsid w:val="00F37FE2"/>
    <w:rPr>
      <w:color w:val="0000FF"/>
      <w:u w:val="single"/>
      <w:shd w:val="clear" w:color="auto" w:fill="F3F2F1"/>
    </w:rPr>
  </w:style>
  <w:style w:type="table" w:styleId="Table3Deffects1">
    <w:name w:val="Table 3D effects 1"/>
    <w:basedOn w:val="TableNormal"/>
    <w:uiPriority w:val="99"/>
    <w:semiHidden/>
    <w:unhideWhenUsed/>
    <w:rsid w:val="00F37FE2"/>
    <w:pPr>
      <w:spacing w:after="0" w:line="240" w:lineRule="auto"/>
    </w:pPr>
    <w:tblPr/>
    <w:trPr>
      <w:hidden/>
    </w:trPr>
    <w:tcPr>
      <w:shd w:val="solid" w:color="C0C0C0" w:fill="FFFFFF"/>
    </w:tcPr>
    <w:tblStylePr w:type="firstRow">
      <w:rPr>
        <w:b/>
        <w:bCs/>
        <w:color w:val="800080"/>
      </w:rPr>
      <w:tblPr/>
      <w:trPr>
        <w:hidden/>
      </w:trPr>
      <w:tcPr>
        <w:tcBorders>
          <w:bottom w:val="single" w:sz="6" w:space="0" w:color="808080"/>
          <w:tl2br w:val="none" w:sz="0" w:space="0" w:color="auto"/>
          <w:tr2bl w:val="none" w:sz="0" w:space="0" w:color="auto"/>
        </w:tcBorders>
      </w:tcPr>
    </w:tblStylePr>
    <w:tblStylePr w:type="lastRow">
      <w:tblPr/>
      <w:trPr>
        <w:hidden/>
      </w:trPr>
      <w:tcPr>
        <w:tcBorders>
          <w:top w:val="single" w:sz="6" w:space="0" w:color="FFFFFF"/>
          <w:tl2br w:val="none" w:sz="0" w:space="0" w:color="auto"/>
          <w:tr2bl w:val="none" w:sz="0" w:space="0" w:color="auto"/>
        </w:tcBorders>
      </w:tcPr>
    </w:tblStylePr>
    <w:tblStylePr w:type="firstCol">
      <w:rPr>
        <w:b/>
        <w:bCs/>
      </w:rPr>
      <w:tblPr/>
      <w:trPr>
        <w:hidden/>
      </w:trPr>
      <w:tcPr>
        <w:tcBorders>
          <w:right w:val="single" w:sz="6" w:space="0" w:color="808080"/>
          <w:tl2br w:val="none" w:sz="0" w:space="0" w:color="auto"/>
          <w:tr2bl w:val="none" w:sz="0" w:space="0" w:color="auto"/>
        </w:tcBorders>
      </w:tcPr>
    </w:tblStylePr>
    <w:tblStylePr w:type="lastCol">
      <w:tblPr/>
      <w:trPr>
        <w:hidden/>
      </w:trPr>
      <w:tcPr>
        <w:tcBorders>
          <w:left w:val="single" w:sz="6" w:space="0" w:color="FFFFFF"/>
          <w:tl2br w:val="none" w:sz="0" w:space="0" w:color="auto"/>
          <w:tr2bl w:val="none" w:sz="0" w:space="0" w:color="auto"/>
        </w:tcBorders>
      </w:tcPr>
    </w:tblStylePr>
    <w:tblStylePr w:type="neCell">
      <w:tblPr/>
      <w:trPr>
        <w:hidden/>
      </w:trPr>
      <w:tcPr>
        <w:tcBorders>
          <w:left w:val="none" w:sz="0" w:space="0" w:color="auto"/>
          <w:bottom w:val="none" w:sz="0" w:space="0" w:color="auto"/>
          <w:tl2br w:val="none" w:sz="0" w:space="0" w:color="auto"/>
          <w:tr2bl w:val="none" w:sz="0" w:space="0" w:color="auto"/>
        </w:tcBorders>
      </w:tcPr>
    </w:tblStylePr>
    <w:tblStylePr w:type="nwCell">
      <w:tblPr/>
      <w:trPr>
        <w:hidden/>
      </w:trPr>
      <w:tcPr>
        <w:tcBorders>
          <w:bottom w:val="none" w:sz="0" w:space="0" w:color="auto"/>
          <w:right w:val="none" w:sz="0" w:space="0" w:color="auto"/>
          <w:tl2br w:val="none" w:sz="0" w:space="0" w:color="auto"/>
          <w:tr2bl w:val="none" w:sz="0" w:space="0" w:color="auto"/>
        </w:tcBorders>
      </w:tcPr>
    </w:tblStylePr>
    <w:tblStylePr w:type="seCell">
      <w:tblPr/>
      <w:trPr>
        <w:hidden/>
      </w:trPr>
      <w:tcPr>
        <w:tcBorders>
          <w:top w:val="none" w:sz="0" w:space="0" w:color="auto"/>
          <w:left w:val="none" w:sz="0" w:space="0" w:color="auto"/>
          <w:tl2br w:val="none" w:sz="0" w:space="0" w:color="auto"/>
          <w:tr2bl w:val="none" w:sz="0" w:space="0" w:color="auto"/>
        </w:tcBorders>
      </w:tcPr>
    </w:tblStylePr>
    <w:tblStylePr w:type="swCell">
      <w:rPr>
        <w:color w:val="000080"/>
      </w:rPr>
      <w:tblPr/>
      <w:trPr>
        <w:hidden/>
      </w:tr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7FE2"/>
    <w:pPr>
      <w:spacing w:after="0" w:line="240" w:lineRule="auto"/>
    </w:pPr>
    <w:tblPr>
      <w:tblStyleRowBandSize w:val="1"/>
    </w:tblPr>
    <w:trPr>
      <w:hidden/>
    </w:trPr>
    <w:tcPr>
      <w:shd w:val="solid" w:color="C0C0C0" w:fill="FFFFFF"/>
    </w:tc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7FE2"/>
    <w:pPr>
      <w:spacing w:after="0" w:line="240" w:lineRule="auto"/>
    </w:pPr>
    <w:tblPr>
      <w:tblStyleRowBandSize w:val="1"/>
      <w:tblStyleColBandSize w:val="1"/>
    </w:tblPr>
    <w:trPr>
      <w:hidden/>
    </w:tr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50" w:color="C0C0C0" w:fill="FFFFFF"/>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7FE2"/>
    <w:pPr>
      <w:spacing w:after="0" w:line="240" w:lineRule="auto"/>
    </w:pPr>
    <w:tblPr>
      <w:tblBorders>
        <w:top w:val="single" w:sz="12" w:space="0" w:color="000000"/>
        <w:bottom w:val="single" w:sz="12" w:space="0" w:color="000000"/>
      </w:tblBorders>
    </w:tblPr>
    <w:trPr>
      <w:hidden/>
    </w:trPr>
    <w:tcPr>
      <w:shd w:val="clear" w:color="auto" w:fill="auto"/>
    </w:tcPr>
    <w:tblStylePr w:type="firstRow">
      <w:rPr>
        <w:i/>
        <w:i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tblPr/>
      <w:trPr>
        <w:hidden/>
      </w:trPr>
      <w:tcPr>
        <w:tcBorders>
          <w:right w:val="single" w:sz="6" w:space="0" w:color="000000"/>
          <w:tl2br w:val="none" w:sz="0" w:space="0" w:color="auto"/>
          <w:tr2bl w:val="none" w:sz="0" w:space="0" w:color="auto"/>
        </w:tcBorders>
      </w:tcPr>
    </w:tblStylePr>
    <w:tblStylePr w:type="neCell">
      <w:rPr>
        <w:b/>
        <w:bCs/>
        <w:i w:val="0"/>
        <w:iCs w:val="0"/>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7FE2"/>
    <w:pPr>
      <w:spacing w:after="0" w:line="240" w:lineRule="auto"/>
    </w:pPr>
    <w:tblPr>
      <w:tblBorders>
        <w:top w:val="single" w:sz="12" w:space="0" w:color="000000"/>
        <w:bottom w:val="single" w:sz="12" w:space="0" w:color="000000"/>
      </w:tblBorders>
    </w:tblPr>
    <w:trPr>
      <w:hidden/>
    </w:trPr>
    <w:tcPr>
      <w:shd w:val="clear" w:color="auto" w:fill="auto"/>
    </w:tcPr>
    <w:tblStylePr w:type="firstRow">
      <w:rPr>
        <w:color w:val="FFFFFF"/>
      </w:rPr>
      <w:tblPr/>
      <w:trPr>
        <w:hidden/>
      </w:trPr>
      <w:tcPr>
        <w:tcBorders>
          <w:bottom w:val="single" w:sz="6" w:space="0" w:color="000000"/>
          <w:tl2br w:val="none" w:sz="0" w:space="0" w:color="auto"/>
          <w:tr2bl w:val="none" w:sz="0" w:space="0" w:color="auto"/>
        </w:tcBorders>
        <w:shd w:val="solid" w:color="800080" w:fill="FFFFFF"/>
      </w:tcPr>
    </w:tblStylePr>
    <w:tblStylePr w:type="lastRow">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shd w:val="solid" w:color="C0C0C0" w:fill="FFFFFF"/>
      </w:tcPr>
    </w:tblStylePr>
    <w:tblStylePr w:type="neCell">
      <w:rPr>
        <w:b/>
        <w:bCs/>
      </w:rPr>
      <w:tblPr/>
      <w:trPr>
        <w:hidden/>
      </w:trPr>
      <w:tcPr>
        <w:tcBorders>
          <w:tl2br w:val="none" w:sz="0" w:space="0" w:color="auto"/>
          <w:tr2bl w:val="none" w:sz="0" w:space="0" w:color="auto"/>
        </w:tcBorders>
      </w:tcPr>
    </w:tblStylePr>
    <w:tblStylePr w:type="nwCell">
      <w:tblPr/>
      <w:trPr>
        <w:hidden/>
      </w:trPr>
      <w:tcPr>
        <w:tcBorders>
          <w:tl2br w:val="none" w:sz="0" w:space="0" w:color="auto"/>
          <w:tr2bl w:val="none" w:sz="0" w:space="0" w:color="auto"/>
        </w:tcBorders>
        <w:shd w:val="solid" w:color="800080" w:fill="FFFFFF"/>
      </w:tcPr>
    </w:tblStylePr>
    <w:tblStylePr w:type="swCell">
      <w:rPr>
        <w:color w:val="000080"/>
      </w:rPr>
      <w:tblPr/>
      <w:trPr>
        <w:hidden/>
      </w:tr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7FE2"/>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rPr>
      <w:hidden/>
    </w:trPr>
    <w:tcPr>
      <w:shd w:val="solid" w:color="C0C0C0" w:fill="FFFFFF"/>
    </w:tcPr>
    <w:tblStylePr w:type="firstRow">
      <w:rPr>
        <w:b/>
        <w:bCs/>
        <w:i/>
        <w:iCs/>
        <w:color w:val="FFFFFF"/>
      </w:rPr>
      <w:tblPr/>
      <w:trPr>
        <w:hidden/>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rPr>
        <w:hidden/>
      </w:tr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rPr>
        <w:hidden/>
      </w:tr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7FE2"/>
    <w:pPr>
      <w:spacing w:after="0" w:line="240" w:lineRule="auto"/>
    </w:pPr>
    <w:tblPr>
      <w:tblBorders>
        <w:top w:val="single" w:sz="12" w:space="0" w:color="000000"/>
        <w:left w:val="single" w:sz="6" w:space="0" w:color="000000"/>
        <w:bottom w:val="single" w:sz="12" w:space="0" w:color="000000"/>
        <w:right w:val="single" w:sz="6" w:space="0" w:color="000000"/>
      </w:tblBorders>
    </w:tblPr>
    <w:trPr>
      <w:hidden/>
    </w:trPr>
    <w:tcPr>
      <w:shd w:val="clear" w:color="auto" w:fill="auto"/>
    </w:tcPr>
    <w:tblStylePr w:type="firstRow">
      <w:rPr>
        <w:b/>
        <w:bCs/>
        <w:i/>
        <w:iCs/>
        <w:color w:val="FFFFFF"/>
      </w:rPr>
      <w:tblPr/>
      <w:trPr>
        <w:hidden/>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rPr>
        <w:hidden/>
      </w:trPr>
      <w:tcPr>
        <w:tcBorders>
          <w:bottom w:val="single" w:sz="6" w:space="0" w:color="000000"/>
          <w:tl2br w:val="none" w:sz="0" w:space="0" w:color="auto"/>
          <w:tr2bl w:val="none" w:sz="0" w:space="0" w:color="auto"/>
        </w:tcBorders>
        <w:shd w:val="pct50" w:color="000000" w:fill="FFFFFF"/>
      </w:tcPr>
    </w:tblStylePr>
    <w:tblStylePr w:type="firstCol">
      <w:rPr>
        <w:b/>
        <w:bCs/>
      </w:rPr>
      <w:tblPr/>
      <w:trPr>
        <w:hidden/>
      </w:trPr>
      <w:tcPr>
        <w:tcBorders>
          <w:tl2br w:val="none" w:sz="0" w:space="0" w:color="auto"/>
          <w:tr2bl w:val="none" w:sz="0" w:space="0" w:color="auto"/>
        </w:tcBorders>
      </w:tcPr>
    </w:tblStylePr>
    <w:tblStylePr w:type="nwCell">
      <w:rPr>
        <w:b/>
        <w:bCs/>
      </w:rPr>
      <w:tblPr/>
      <w:trPr>
        <w:hidden/>
      </w:trPr>
      <w:tcPr>
        <w:tcBorders>
          <w:tl2br w:val="none" w:sz="0" w:space="0" w:color="auto"/>
          <w:tr2bl w:val="none" w:sz="0" w:space="0" w:color="auto"/>
        </w:tcBorders>
      </w:tcPr>
    </w:tblStylePr>
    <w:tblStylePr w:type="swCell">
      <w:rPr>
        <w:color w:val="000080"/>
      </w:rPr>
      <w:tblPr/>
      <w:trPr>
        <w:hidden/>
      </w:tr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7FE2"/>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rPr>
      <w:hidden/>
    </w:trPr>
    <w:tcPr>
      <w:shd w:val="solid" w:color="008080" w:fill="FFFFFF"/>
    </w:tcPr>
    <w:tblStylePr w:type="firstRow">
      <w:rPr>
        <w:b/>
        <w:bCs/>
        <w:i/>
        <w:iCs/>
      </w:rPr>
      <w:tblPr/>
      <w:trPr>
        <w:hidden/>
      </w:trPr>
      <w:tcPr>
        <w:tcBorders>
          <w:tl2br w:val="none" w:sz="0" w:space="0" w:color="auto"/>
          <w:tr2bl w:val="none" w:sz="0" w:space="0" w:color="auto"/>
        </w:tcBorders>
        <w:shd w:val="solid" w:color="000000" w:fill="FFFFFF"/>
      </w:tcPr>
    </w:tblStylePr>
    <w:tblStylePr w:type="firstCol">
      <w:rPr>
        <w:b/>
        <w:bCs/>
        <w:i/>
        <w:iCs/>
      </w:rPr>
      <w:tblPr/>
      <w:trPr>
        <w:hidden/>
      </w:trPr>
      <w:tcPr>
        <w:tcBorders>
          <w:tl2br w:val="none" w:sz="0" w:space="0" w:color="auto"/>
          <w:tr2bl w:val="none" w:sz="0" w:space="0" w:color="auto"/>
        </w:tcBorders>
        <w:shd w:val="solid" w:color="000080" w:fill="FFFFFF"/>
      </w:tcPr>
    </w:tblStylePr>
    <w:tblStylePr w:type="nwCell">
      <w:tblPr/>
      <w:trPr>
        <w:hidden/>
      </w:trPr>
      <w:tcPr>
        <w:tcBorders>
          <w:tl2br w:val="none" w:sz="0" w:space="0" w:color="auto"/>
          <w:tr2bl w:val="none" w:sz="0" w:space="0" w:color="auto"/>
        </w:tcBorders>
        <w:shd w:val="solid" w:color="00000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7FE2"/>
    <w:pPr>
      <w:spacing w:after="0" w:line="240" w:lineRule="auto"/>
    </w:pPr>
    <w:tblPr>
      <w:tblBorders>
        <w:bottom w:val="single" w:sz="12" w:space="0" w:color="000000"/>
      </w:tblBorders>
    </w:tblPr>
    <w:trPr>
      <w:hidden/>
    </w:trPr>
    <w:tcPr>
      <w:shd w:val="pct20" w:color="FFFF00" w:fill="FFFFFF"/>
    </w:tcPr>
    <w:tblStylePr w:type="firstRow">
      <w:rPr>
        <w:b/>
        <w:bCs/>
        <w:i/>
        <w:iCs/>
        <w:color w:val="FFFFFF"/>
      </w:rPr>
      <w:tblPr/>
      <w:trPr>
        <w:hidden/>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rPr>
        <w:hidden/>
      </w:trPr>
      <w:tcPr>
        <w:tcBorders>
          <w:tl2br w:val="none" w:sz="0" w:space="0" w:color="auto"/>
          <w:tr2bl w:val="none" w:sz="0" w:space="0" w:color="auto"/>
        </w:tcBorders>
      </w:tcPr>
    </w:tblStylePr>
    <w:tblStylePr w:type="lastCol">
      <w:tblPr/>
      <w:trPr>
        <w:hidden/>
      </w:trPr>
      <w:tcPr>
        <w:tcBorders>
          <w:tl2br w:val="none" w:sz="0" w:space="0" w:color="auto"/>
          <w:tr2bl w:val="none" w:sz="0" w:space="0" w:color="auto"/>
        </w:tcBorders>
        <w:shd w:val="solid" w:color="C0C0C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7FE2"/>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rPr>
      <w:hidden/>
    </w:trPr>
    <w:tcPr>
      <w:shd w:val="pct25" w:color="008080" w:fill="FFFFFF"/>
    </w:tcPr>
    <w:tblStylePr w:type="firstRow">
      <w:tblPr/>
      <w:trPr>
        <w:hidden/>
      </w:trPr>
      <w:tcPr>
        <w:tcBorders>
          <w:bottom w:val="single" w:sz="6" w:space="0" w:color="000000"/>
          <w:tl2br w:val="none" w:sz="0" w:space="0" w:color="auto"/>
          <w:tr2bl w:val="none" w:sz="0" w:space="0" w:color="auto"/>
        </w:tcBorders>
        <w:shd w:val="solid" w:color="008080" w:fill="FFFFFF"/>
      </w:tcPr>
    </w:tblStylePr>
    <w:tblStylePr w:type="firstCol">
      <w:tblPr/>
      <w:trPr>
        <w:hidden/>
      </w:tr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rPr>
        <w:hidden/>
      </w:tr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7FE2"/>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b w:val="0"/>
        <w:bCs w:val="0"/>
      </w:rPr>
      <w:tblPr/>
      <w:trPr>
        <w:hidden/>
      </w:trPr>
      <w:tcPr>
        <w:tcBorders>
          <w:bottom w:val="double" w:sz="6" w:space="0" w:color="000000"/>
          <w:tl2br w:val="none" w:sz="0" w:space="0" w:color="auto"/>
          <w:tr2bl w:val="none" w:sz="0" w:space="0" w:color="auto"/>
        </w:tcBorders>
      </w:tcPr>
    </w:tblStylePr>
    <w:tblStylePr w:type="lastRow">
      <w:rPr>
        <w:b w:val="0"/>
        <w:bCs w:val="0"/>
      </w:rPr>
      <w:tblPr/>
      <w:trPr>
        <w:hidden/>
      </w:trPr>
      <w:tcPr>
        <w:tcBorders>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25" w:color="000000" w:fill="FFFFFF"/>
      </w:tcPr>
    </w:tblStylePr>
    <w:tblStylePr w:type="band2Vert">
      <w:rPr>
        <w:color w:val="auto"/>
      </w:rPr>
      <w:tblPr/>
      <w:trPr>
        <w:hidden/>
      </w:trPr>
      <w:tcPr>
        <w:shd w:val="pct25" w:color="FF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7FE2"/>
    <w:pPr>
      <w:spacing w:after="0" w:line="240" w:lineRule="auto"/>
    </w:pPr>
    <w:rPr>
      <w:b/>
      <w:bCs/>
    </w:rPr>
    <w:tblPr>
      <w:tblStyleColBandSize w:val="1"/>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l2br w:val="none" w:sz="0" w:space="0" w:color="auto"/>
          <w:tr2bl w:val="none" w:sz="0" w:space="0" w:color="auto"/>
        </w:tcBorders>
      </w:tcPr>
    </w:tblStylePr>
    <w:tblStylePr w:type="firstCol">
      <w:rPr>
        <w:b w:val="0"/>
        <w:bCs w:val="0"/>
        <w:color w:val="00000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30" w:color="000000" w:fill="FFFFFF"/>
      </w:tcPr>
    </w:tblStylePr>
    <w:tblStylePr w:type="band2Vert">
      <w:rPr>
        <w:color w:val="auto"/>
      </w:rPr>
      <w:tblPr/>
      <w:trPr>
        <w:hidden/>
      </w:trPr>
      <w:tcPr>
        <w:shd w:val="pct25" w:color="00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7FE2"/>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op w:val="single" w:sz="6" w:space="0" w:color="00008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10" w:color="000000" w:fill="FFFFFF"/>
      </w:tcPr>
    </w:tblStylePr>
    <w:tblStylePr w:type="neCell">
      <w:rPr>
        <w:b/>
        <w:bCs/>
      </w:rPr>
      <w:tblPr/>
      <w:trPr>
        <w:hidden/>
      </w:tr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7FE2"/>
    <w:pPr>
      <w:spacing w:after="0" w:line="240" w:lineRule="auto"/>
    </w:pPr>
    <w:tblPr>
      <w:tblStyleColBandSize w:val="1"/>
    </w:tblPr>
    <w:trPr>
      <w:hidden/>
    </w:trPr>
    <w:tblStylePr w:type="firstRow">
      <w:rPr>
        <w:color w:val="FFFFFF"/>
      </w:rPr>
      <w:tblPr/>
      <w:trPr>
        <w:hidden/>
      </w:trPr>
      <w:tcPr>
        <w:tcBorders>
          <w:tl2br w:val="none" w:sz="0" w:space="0" w:color="auto"/>
          <w:tr2bl w:val="none" w:sz="0" w:space="0" w:color="auto"/>
        </w:tcBorders>
        <w:shd w:val="solid" w:color="0000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pct50" w:color="008080" w:fill="FFFFFF"/>
      </w:tcPr>
    </w:tblStylePr>
    <w:tblStylePr w:type="band2Vert">
      <w:rPr>
        <w:color w:val="auto"/>
      </w:rPr>
      <w:tblPr/>
      <w:trPr>
        <w:hidden/>
      </w:trPr>
      <w:tcPr>
        <w:shd w:val="pct10" w:color="000000" w:fill="FFFFFF"/>
      </w:tcPr>
    </w:tblStylePr>
  </w:style>
  <w:style w:type="table" w:styleId="TableColumns5">
    <w:name w:val="Table Columns 5"/>
    <w:basedOn w:val="TableNormal"/>
    <w:uiPriority w:val="99"/>
    <w:semiHidden/>
    <w:unhideWhenUsed/>
    <w:rsid w:val="00F37FE2"/>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rPr>
      <w:hidden/>
    </w:trPr>
    <w:tblStylePr w:type="firstRow">
      <w:rPr>
        <w:b/>
        <w:bCs/>
        <w:i/>
        <w:iCs/>
      </w:rPr>
      <w:tblPr/>
      <w:trPr>
        <w:hidden/>
      </w:trPr>
      <w:tcPr>
        <w:tcBorders>
          <w:bottom w:val="single" w:sz="6" w:space="0" w:color="808080"/>
          <w:tl2br w:val="none" w:sz="0" w:space="0" w:color="auto"/>
          <w:tr2bl w:val="none" w:sz="0" w:space="0" w:color="auto"/>
        </w:tcBorders>
      </w:tcPr>
    </w:tblStylePr>
    <w:tblStylePr w:type="lastRow">
      <w:rPr>
        <w:b/>
        <w:bCs/>
      </w:rPr>
      <w:tblPr/>
      <w:trPr>
        <w:hidden/>
      </w:trPr>
      <w:tcPr>
        <w:tcBorders>
          <w:top w:val="single" w:sz="6" w:space="0" w:color="80808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7FE2"/>
    <w:pPr>
      <w:spacing w:after="0" w:line="240" w:lineRule="auto"/>
    </w:pPr>
    <w:tblPr>
      <w:tblStyleRowBandSize w:val="1"/>
      <w:tblBorders>
        <w:insideH w:val="single" w:sz="18" w:space="0" w:color="FFFFFF"/>
        <w:insideV w:val="single" w:sz="18" w:space="0" w:color="FFFFFF"/>
      </w:tblBorders>
    </w:tblPr>
    <w:trPr>
      <w:hidden/>
    </w:trPr>
    <w:tblStylePr w:type="firstRow">
      <w:rPr>
        <w:b/>
        <w:bCs/>
        <w:color w:val="auto"/>
      </w:rPr>
      <w:tblPr/>
      <w:trPr>
        <w:hidden/>
      </w:trPr>
      <w:tcPr>
        <w:tcBorders>
          <w:tl2br w:val="none" w:sz="0" w:space="0" w:color="auto"/>
          <w:tr2bl w:val="none" w:sz="0" w:space="0" w:color="auto"/>
        </w:tcBorders>
        <w:shd w:val="pct20" w:color="000000" w:fill="FFFFFF"/>
      </w:tcPr>
    </w:tblStylePr>
    <w:tblStylePr w:type="band1Horz">
      <w:rPr>
        <w:color w:val="auto"/>
      </w:rPr>
      <w:tblPr/>
      <w:trPr>
        <w:hidden/>
      </w:trPr>
      <w:tcPr>
        <w:tcBorders>
          <w:tl2br w:val="none" w:sz="0" w:space="0" w:color="auto"/>
          <w:tr2bl w:val="none" w:sz="0" w:space="0" w:color="auto"/>
        </w:tcBorders>
        <w:shd w:val="pct5" w:color="000000" w:fill="FFFFFF"/>
      </w:tcPr>
    </w:tblStylePr>
    <w:tblStylePr w:type="band2Horz">
      <w:rPr>
        <w:color w:val="auto"/>
      </w:rPr>
      <w:tblPr/>
      <w:trPr>
        <w:hidden/>
      </w:tr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7FE2"/>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
    <w:name w:val="Table Grid"/>
    <w:basedOn w:val="TableNormal"/>
    <w:uiPriority w:val="99"/>
    <w:rsid w:val="00F3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Grid1">
    <w:name w:val="Table Grid 1"/>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lastRow">
      <w:rPr>
        <w:i/>
        <w:iCs/>
      </w:rPr>
      <w:tblPr/>
      <w:trPr>
        <w:hidden/>
      </w:trPr>
      <w:tcPr>
        <w:tcBorders>
          <w:tl2br w:val="none" w:sz="0" w:space="0" w:color="auto"/>
          <w:tr2bl w:val="none" w:sz="0" w:space="0" w:color="auto"/>
        </w:tcBorders>
      </w:tcPr>
    </w:tblStylePr>
    <w:tblStylePr w:type="lastCol">
      <w:rPr>
        <w:i/>
        <w:iCs/>
      </w:rPr>
      <w:tblPr/>
      <w:trPr>
        <w:hidden/>
      </w:tr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7FE2"/>
    <w:pPr>
      <w:spacing w:after="0" w:line="240" w:lineRule="auto"/>
    </w:pPr>
    <w:tblPr>
      <w:tblBorders>
        <w:insideH w:val="single" w:sz="6" w:space="0" w:color="000000"/>
        <w:insideV w:val="single" w:sz="6" w:space="0" w:color="000000"/>
      </w:tblBorders>
    </w:tblPr>
    <w:trPr>
      <w:hidden/>
    </w:trPr>
    <w:tcPr>
      <w:shd w:val="clear" w:color="auto" w:fill="auto"/>
    </w:tcPr>
    <w:tblStylePr w:type="firstRow">
      <w:rPr>
        <w:b/>
        <w:bCs/>
      </w:rPr>
      <w:tblPr/>
      <w:trPr>
        <w:hidden/>
      </w:trPr>
      <w:tcPr>
        <w:tcBorders>
          <w:tl2br w:val="none" w:sz="0" w:space="0" w:color="auto"/>
          <w:tr2bl w:val="none" w:sz="0" w:space="0" w:color="auto"/>
        </w:tcBorders>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7FE2"/>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rPr>
      <w:hidden/>
    </w:trPr>
    <w:tcPr>
      <w:shd w:val="clear" w:color="auto" w:fill="auto"/>
    </w:tcPr>
    <w:tblStylePr w:type="firstRow">
      <w:tblPr/>
      <w:trPr>
        <w:hidden/>
      </w:trPr>
      <w:tcPr>
        <w:tcBorders>
          <w:bottom w:val="single" w:sz="6" w:space="0" w:color="000000"/>
          <w:tl2br w:val="none" w:sz="0" w:space="0" w:color="auto"/>
          <w:tr2bl w:val="none" w:sz="0" w:space="0" w:color="auto"/>
        </w:tcBorders>
        <w:shd w:val="pct30" w:color="FFFF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7FE2"/>
    <w:pPr>
      <w:spacing w:after="0" w:line="240" w:lineRule="auto"/>
    </w:pPr>
    <w:tblPr>
      <w:tblBorders>
        <w:left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color w:val="auto"/>
      </w:rPr>
      <w:tblPr/>
      <w:trPr>
        <w:hidden/>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rPr>
        <w:hidden/>
      </w:trPr>
      <w:tcPr>
        <w:tcBorders>
          <w:top w:val="single" w:sz="6" w:space="0" w:color="000000"/>
          <w:tl2br w:val="none" w:sz="0" w:space="0" w:color="auto"/>
          <w:tr2bl w:val="none" w:sz="0" w:space="0" w:color="auto"/>
        </w:tcBorders>
        <w:shd w:val="pct30" w:color="FFFF00" w:fill="FFFFFF"/>
      </w:tcPr>
    </w:tblStylePr>
    <w:tblStylePr w:type="lastCol">
      <w:rPr>
        <w:b/>
        <w:bCs/>
        <w:color w:val="auto"/>
      </w:rPr>
      <w:tblPr/>
      <w:trPr>
        <w:hidden/>
      </w:tr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7FE2"/>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7FE2"/>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GridLight">
    <w:name w:val="Grid Table Light"/>
    <w:basedOn w:val="TableNormal"/>
    <w:uiPriority w:val="99"/>
    <w:rsid w:val="00F37F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styleId="TableList1">
    <w:name w:val="Table List 1"/>
    <w:basedOn w:val="TableNormal"/>
    <w:uiPriority w:val="99"/>
    <w:semiHidden/>
    <w:unhideWhenUsed/>
    <w:rsid w:val="00F37FE2"/>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rPr>
      <w:hidden/>
    </w:trPr>
    <w:tblStylePr w:type="firstRow">
      <w:rPr>
        <w:b/>
        <w:bCs/>
        <w:i/>
        <w:iCs/>
        <w:color w:val="800000"/>
      </w:rPr>
      <w:tblPr/>
      <w:trPr>
        <w:hidden/>
      </w:trPr>
      <w:tcPr>
        <w:tcBorders>
          <w:bottom w:val="single" w:sz="6" w:space="0" w:color="000000"/>
          <w:tl2br w:val="none" w:sz="0" w:space="0" w:color="auto"/>
          <w:tr2bl w:val="none" w:sz="0" w:space="0" w:color="auto"/>
        </w:tcBorders>
        <w:shd w:val="solid" w:color="C0C0C0" w:fill="FFFFFF"/>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solid" w:color="C0C0C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7FE2"/>
    <w:pPr>
      <w:spacing w:after="0" w:line="240" w:lineRule="auto"/>
    </w:pPr>
    <w:tblPr>
      <w:tblStyleRowBandSize w:val="2"/>
      <w:tblBorders>
        <w:bottom w:val="single" w:sz="12" w:space="0" w:color="808080"/>
      </w:tblBorders>
    </w:tblPr>
    <w:trPr>
      <w:hidden/>
    </w:trPr>
    <w:tblStylePr w:type="firstRow">
      <w:rPr>
        <w:b/>
        <w:bCs/>
        <w:color w:val="FFFFFF"/>
      </w:rPr>
      <w:tblPr/>
      <w:trPr>
        <w:hidden/>
      </w:trPr>
      <w:tcPr>
        <w:tcBorders>
          <w:bottom w:val="single" w:sz="6" w:space="0" w:color="000000"/>
          <w:tl2br w:val="none" w:sz="0" w:space="0" w:color="auto"/>
          <w:tr2bl w:val="none" w:sz="0" w:space="0" w:color="auto"/>
        </w:tcBorders>
        <w:shd w:val="pct75" w:color="008080" w:fill="008000"/>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FF0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7FE2"/>
    <w:pPr>
      <w:spacing w:after="0" w:line="240" w:lineRule="auto"/>
    </w:pPr>
    <w:tblPr>
      <w:tblBorders>
        <w:top w:val="single" w:sz="12" w:space="0" w:color="000000"/>
        <w:bottom w:val="single" w:sz="12" w:space="0" w:color="000000"/>
        <w:insideH w:val="single" w:sz="6" w:space="0" w:color="000000"/>
      </w:tblBorders>
    </w:tblPr>
    <w:trPr>
      <w:hidden/>
    </w:trPr>
    <w:tcPr>
      <w:shd w:val="clear" w:color="auto" w:fill="auto"/>
    </w:tcPr>
    <w:tblStylePr w:type="firstRow">
      <w:rPr>
        <w:b/>
        <w:bCs/>
        <w:color w:val="000080"/>
      </w:rPr>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swCell">
      <w:rPr>
        <w:i/>
        <w:iCs/>
        <w:color w:val="000080"/>
      </w:rPr>
      <w:tblPr/>
      <w:trPr>
        <w:hidden/>
      </w:tr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rPr>
      <w:hidden/>
    </w:trPr>
    <w:tcPr>
      <w:shd w:val="clear" w:color="auto" w:fill="auto"/>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7FE2"/>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band1Horz">
      <w:tblPr/>
      <w:trPr>
        <w:hidden/>
      </w:tr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7FE2"/>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rPr>
      <w:hidden/>
    </w:trPr>
    <w:tblStylePr w:type="firstRow">
      <w:rPr>
        <w:b/>
        <w:bCs/>
      </w:rPr>
      <w:tblPr/>
      <w:trPr>
        <w:hidden/>
      </w:trPr>
      <w:tcPr>
        <w:tcBorders>
          <w:bottom w:val="single" w:sz="12" w:space="0" w:color="008000"/>
          <w:tl2br w:val="none" w:sz="0" w:space="0" w:color="auto"/>
          <w:tr2bl w:val="none" w:sz="0" w:space="0" w:color="auto"/>
        </w:tcBorders>
        <w:shd w:val="solid" w:color="C0C0C0" w:fill="FFFFFF"/>
      </w:tcPr>
    </w:tblStylePr>
    <w:tblStylePr w:type="lastRow">
      <w:rPr>
        <w:b/>
        <w:bCs/>
      </w:rPr>
      <w:tblPr/>
      <w:trPr>
        <w:hidden/>
      </w:trPr>
      <w:tcPr>
        <w:tcBorders>
          <w:top w:val="single" w:sz="12" w:space="0" w:color="008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0000" w:fill="FFFFFF"/>
      </w:tcPr>
    </w:tblStylePr>
    <w:tblStylePr w:type="band2Horz">
      <w:tblPr/>
      <w:trPr>
        <w:hidden/>
      </w:tr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7FE2"/>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7FE2"/>
    <w:pPr>
      <w:spacing w:after="0" w:line="240" w:lineRule="auto"/>
    </w:pPr>
    <w:tblPr>
      <w:tblBorders>
        <w:top w:val="single" w:sz="12" w:space="0" w:color="008000"/>
        <w:bottom w:val="single" w:sz="12" w:space="0" w:color="008000"/>
      </w:tblBorders>
    </w:tblPr>
    <w:trPr>
      <w:hidden/>
    </w:trPr>
    <w:tcPr>
      <w:shd w:val="clear" w:color="auto" w:fill="auto"/>
    </w:tcPr>
    <w:tblStylePr w:type="firstRow">
      <w:tblPr/>
      <w:trPr>
        <w:hidden/>
      </w:trPr>
      <w:tcPr>
        <w:tcBorders>
          <w:bottom w:val="single" w:sz="6" w:space="0" w:color="008000"/>
          <w:tl2br w:val="none" w:sz="0" w:space="0" w:color="auto"/>
          <w:tr2bl w:val="none" w:sz="0" w:space="0" w:color="auto"/>
        </w:tcBorders>
      </w:tcPr>
    </w:tblStylePr>
    <w:tblStylePr w:type="lastRow">
      <w:tblPr/>
      <w:trPr>
        <w:hidden/>
      </w:tr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7FE2"/>
    <w:pPr>
      <w:spacing w:after="0" w:line="240" w:lineRule="auto"/>
    </w:pPr>
    <w:tblPr/>
    <w:trPr>
      <w:hidden/>
    </w:trPr>
    <w:tblStylePr w:type="firstRow">
      <w:rPr>
        <w:b/>
        <w:bCs/>
      </w:rPr>
      <w:tblPr/>
      <w:trPr>
        <w:hidden/>
      </w:trPr>
      <w:tcPr>
        <w:tcBorders>
          <w:bottom w:val="single" w:sz="12" w:space="0" w:color="000000"/>
          <w:tl2br w:val="none" w:sz="0" w:space="0" w:color="auto"/>
          <w:tr2bl w:val="none" w:sz="0" w:space="0" w:color="auto"/>
        </w:tcBorders>
      </w:tcPr>
    </w:tblStylePr>
    <w:tblStylePr w:type="lastRow">
      <w:rPr>
        <w:b/>
        <w:bCs/>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lastCol">
      <w:rPr>
        <w:b/>
        <w:bCs/>
      </w:rPr>
      <w:tblPr/>
      <w:trPr>
        <w:hidden/>
      </w:trPr>
      <w:tcPr>
        <w:tcBorders>
          <w:left w:val="single" w:sz="6" w:space="0" w:color="000000"/>
          <w:tl2br w:val="none" w:sz="0" w:space="0" w:color="auto"/>
          <w:tr2bl w:val="none" w:sz="0" w:space="0" w:color="auto"/>
        </w:tcBorders>
      </w:tcPr>
    </w:tblStylePr>
    <w:tblStylePr w:type="neCell">
      <w:rPr>
        <w:b/>
        <w:bCs/>
      </w:rPr>
      <w:tblPr/>
      <w:trPr>
        <w:hidden/>
      </w:trPr>
      <w:tcPr>
        <w:tcBorders>
          <w:left w:val="none" w:sz="0" w:space="0" w:color="auto"/>
          <w:tl2br w:val="none" w:sz="0" w:space="0" w:color="auto"/>
          <w:tr2bl w:val="none" w:sz="0" w:space="0" w:color="auto"/>
        </w:tcBorders>
      </w:tcPr>
    </w:tblStylePr>
    <w:tblStylePr w:type="swCell">
      <w:rPr>
        <w:b/>
        <w:bCs/>
      </w:rPr>
      <w:tblPr/>
      <w:trPr>
        <w:hidden/>
      </w:tr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7FE2"/>
    <w:pPr>
      <w:spacing w:after="0" w:line="240" w:lineRule="auto"/>
    </w:pPr>
    <w:tblPr>
      <w:tblStyleRowBandSize w:val="1"/>
    </w:tblPr>
    <w:trPr>
      <w:hidden/>
    </w:trPr>
    <w:tblStylePr w:type="firstRow">
      <w:tblPr/>
      <w:trPr>
        <w:hidden/>
      </w:trPr>
      <w:tcPr>
        <w:tcBorders>
          <w:top w:val="single" w:sz="6" w:space="0" w:color="000000"/>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shd w:val="pct25" w:color="800080" w:fill="FFFFFF"/>
      </w:tcPr>
    </w:tblStylePr>
    <w:tblStylePr w:type="firstCol">
      <w:tblPr/>
      <w:trPr>
        <w:hidden/>
      </w:trPr>
      <w:tcPr>
        <w:tcBorders>
          <w:right w:val="single" w:sz="12" w:space="0" w:color="000000"/>
          <w:tl2br w:val="none" w:sz="0" w:space="0" w:color="auto"/>
          <w:tr2bl w:val="none" w:sz="0" w:space="0" w:color="auto"/>
        </w:tcBorders>
      </w:tcPr>
    </w:tblStylePr>
    <w:tblStylePr w:type="lastCol">
      <w:tblPr/>
      <w:trPr>
        <w:hidden/>
      </w:trPr>
      <w:tcPr>
        <w:tcBorders>
          <w:left w:val="single" w:sz="12" w:space="0" w:color="000000"/>
          <w:tl2br w:val="none" w:sz="0" w:space="0" w:color="auto"/>
          <w:tr2bl w:val="none" w:sz="0" w:space="0" w:color="auto"/>
        </w:tcBorders>
      </w:tcPr>
    </w:tblStylePr>
    <w:tblStylePr w:type="band1Horz">
      <w:tblPr/>
      <w:trPr>
        <w:hidden/>
      </w:trPr>
      <w:tcPr>
        <w:tcBorders>
          <w:bottom w:val="single" w:sz="6"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7FE2"/>
    <w:pPr>
      <w:spacing w:after="0" w:line="240" w:lineRule="auto"/>
    </w:pPr>
    <w:tblPr>
      <w:tblBorders>
        <w:left w:val="single" w:sz="6" w:space="0" w:color="000000"/>
        <w:right w:val="single" w:sz="6" w:space="0" w:color="000000"/>
      </w:tblBorders>
    </w:tblPr>
    <w:trPr>
      <w:hidden/>
    </w:trPr>
    <w:tblStylePr w:type="firstRow">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firstCol">
      <w:tblPr/>
      <w:trPr>
        <w:hidden/>
      </w:trPr>
      <w:tcPr>
        <w:tcBorders>
          <w:right w:val="single" w:sz="12" w:space="0" w:color="000000"/>
          <w:tl2br w:val="none" w:sz="0" w:space="0" w:color="auto"/>
          <w:tr2bl w:val="none" w:sz="0" w:space="0" w:color="auto"/>
        </w:tcBorders>
        <w:shd w:val="pct25" w:color="008000" w:fill="FFFFFF"/>
      </w:tcPr>
    </w:tblStylePr>
    <w:tblStylePr w:type="lastCol">
      <w:tblPr/>
      <w:trPr>
        <w:hidden/>
      </w:trPr>
      <w:tcPr>
        <w:tcBorders>
          <w:left w:val="single" w:sz="12"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Web1">
    <w:name w:val="Table Web 1"/>
    <w:basedOn w:val="TableNormal"/>
    <w:uiPriority w:val="99"/>
    <w:semiHidden/>
    <w:unhideWhenUsed/>
    <w:rsid w:val="00F37FE2"/>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7FE2"/>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7FE2"/>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F37FE2"/>
    <w:rPr>
      <w:color w:val="605E5C"/>
      <w:shd w:val="clear" w:color="auto" w:fill="E1DFDD"/>
    </w:rPr>
  </w:style>
  <w:style w:type="paragraph" w:styleId="Revision">
    <w:name w:val="Revision"/>
    <w:hidden/>
    <w:uiPriority w:val="99"/>
    <w:semiHidden/>
    <w:rsid w:val="00645D74"/>
    <w:pPr>
      <w:spacing w:after="0" w:line="240" w:lineRule="auto"/>
    </w:pPr>
    <w:rPr>
      <w:rFonts w:ascii="Arial" w:hAnsi="Arial" w:cs="Arial"/>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diagramQuickStyle" Target="diagrams/quickStyle1.xml"/><Relationship Id="rId39" Type="http://schemas.openxmlformats.org/officeDocument/2006/relationships/footer" Target="footer10.xml"/><Relationship Id="rId3" Type="http://schemas.openxmlformats.org/officeDocument/2006/relationships/customXml" Target="../customXml/item2.xml"/><Relationship Id="rId21" Type="http://schemas.openxmlformats.org/officeDocument/2006/relationships/footer" Target="footer5.xml"/><Relationship Id="rId34" Type="http://schemas.openxmlformats.org/officeDocument/2006/relationships/footer" Target="footer8.xml"/><Relationship Id="rId42"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diagramLayout" Target="diagrams/layout1.xml"/><Relationship Id="rId33" Type="http://schemas.openxmlformats.org/officeDocument/2006/relationships/footer" Target="footer7.xml"/><Relationship Id="rId38" Type="http://schemas.openxmlformats.org/officeDocument/2006/relationships/hyperlink" Target="http://connect.dnvgl.com/sites/DMS/Pages/RevisionView.aspx?docid=f6fc08a5-7c4c-4f84-b789-e7ca1776ad71" TargetMode="Externa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yperlink" Target="mailto:Salesdesk@dnv.com" TargetMode="External"/><Relationship Id="rId41" Type="http://schemas.microsoft.com/office/2011/relationships/people" Target="peop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1.xml"/><Relationship Id="rId32" Type="http://schemas.openxmlformats.org/officeDocument/2006/relationships/header" Target="header8.xml"/><Relationship Id="rId37" Type="http://schemas.openxmlformats.org/officeDocument/2006/relationships/hyperlink" Target="http://one.dnv.com/eformsweb/Forms/?a=2&amp;s=1024" TargetMode="External"/><Relationship Id="rId40"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footer" Target="footer6.xml"/><Relationship Id="rId28" Type="http://schemas.microsoft.com/office/2007/relationships/diagramDrawing" Target="diagrams/drawing1.xml"/><Relationship Id="rId36" Type="http://schemas.openxmlformats.org/officeDocument/2006/relationships/footer" Target="footer9.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header" Target="header7.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diagramColors" Target="diagrams/colors1.xml"/><Relationship Id="rId30" Type="http://schemas.openxmlformats.org/officeDocument/2006/relationships/hyperlink" Target="mailto:Salesdesk@dnv.com" TargetMode="External"/><Relationship Id="rId35" Type="http://schemas.openxmlformats.org/officeDocument/2006/relationships/header" Target="header9.xml"/><Relationship Id="rId43"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7F9649-58FD-4402-A2F2-DC0889DABB71}" type="doc">
      <dgm:prSet loTypeId="urn:microsoft.com/office/officeart/2005/8/layout/orgChart1" loCatId="hierarchy" qsTypeId="urn:microsoft.com/office/officeart/2005/8/quickstyle/simple1" qsCatId="simple" csTypeId="urn:microsoft.com/office/officeart/2005/8/colors/accent1_2" csCatId="accent1" phldr="1"/>
      <dgm:spPr/>
    </dgm:pt>
    <dgm:pt modelId="{D3C301B9-2E63-481D-9204-0AB02D0ACE1D}">
      <dgm:prSet/>
      <dgm:spPr/>
      <dgm:t>
        <a:bodyPr/>
        <a:lstStyle/>
        <a:p>
          <a:pPr marR="0" algn="ctr" rtl="0"/>
          <a:r>
            <a:rPr lang="nb-NO" altLang="zh-CN" b="1" i="0" u="none" strike="noStrike" baseline="0">
              <a:latin typeface="Calibri"/>
              <a:ea typeface="SimSun"/>
            </a:rPr>
            <a:t>Customer</a:t>
          </a:r>
          <a:endParaRPr lang="nb-NO"/>
        </a:p>
      </dgm:t>
    </dgm:pt>
    <dgm:pt modelId="{75256116-D4B8-4B7D-9602-08B398457306}" type="parTrans" cxnId="{64A077F6-30B2-400E-BD6D-2B055A6757D5}">
      <dgm:prSet/>
      <dgm:spPr/>
      <dgm:t>
        <a:bodyPr/>
        <a:lstStyle/>
        <a:p>
          <a:endParaRPr lang="nb-NO"/>
        </a:p>
      </dgm:t>
    </dgm:pt>
    <dgm:pt modelId="{B69DE621-8A1B-4011-9A49-2F7A41E0BD8C}" type="sibTrans" cxnId="{64A077F6-30B2-400E-BD6D-2B055A6757D5}">
      <dgm:prSet/>
      <dgm:spPr/>
      <dgm:t>
        <a:bodyPr/>
        <a:lstStyle/>
        <a:p>
          <a:endParaRPr lang="nb-NO"/>
        </a:p>
      </dgm:t>
    </dgm:pt>
    <dgm:pt modelId="{DBED623C-5582-4BCF-9E2A-4F4908FE13D6}" type="asst">
      <dgm:prSet/>
      <dgm:spPr/>
      <dgm:t>
        <a:bodyPr/>
        <a:lstStyle/>
        <a:p>
          <a:pPr marR="0" algn="ctr" rtl="0"/>
          <a:r>
            <a:rPr lang="nb-NO" altLang="zh-CN" b="0" i="0" u="none" strike="noStrike" baseline="0">
              <a:latin typeface="Calibri"/>
              <a:ea typeface="SimSun"/>
            </a:rPr>
            <a:t>DNV Project Sponsor</a:t>
          </a:r>
          <a:endParaRPr lang="zh-CN" altLang="nb-NO" b="0" i="0" u="none" strike="noStrike" baseline="0">
            <a:latin typeface="Arial"/>
            <a:ea typeface="SimSun"/>
          </a:endParaRPr>
        </a:p>
        <a:p>
          <a:pPr marR="0" algn="ctr" rtl="0"/>
          <a:r>
            <a:rPr lang="nb-NO" altLang="zh-CN" b="0" i="0" u="none" strike="noStrike" baseline="0">
              <a:latin typeface="Calibri"/>
              <a:ea typeface="SimSun"/>
            </a:rPr>
            <a:t>NN</a:t>
          </a:r>
          <a:endParaRPr lang="nb-NO"/>
        </a:p>
      </dgm:t>
    </dgm:pt>
    <dgm:pt modelId="{4F55E52B-3C51-4F9B-82FB-938EFF3DA7AB}" type="parTrans" cxnId="{27F4D906-0CCE-4CEB-B9FE-B00EAC430E2F}">
      <dgm:prSet/>
      <dgm:spPr/>
      <dgm:t>
        <a:bodyPr/>
        <a:lstStyle/>
        <a:p>
          <a:endParaRPr lang="nb-NO"/>
        </a:p>
      </dgm:t>
    </dgm:pt>
    <dgm:pt modelId="{650BAE15-4E4E-4819-96CC-0135BBC4C282}" type="sibTrans" cxnId="{27F4D906-0CCE-4CEB-B9FE-B00EAC430E2F}">
      <dgm:prSet/>
      <dgm:spPr/>
      <dgm:t>
        <a:bodyPr/>
        <a:lstStyle/>
        <a:p>
          <a:endParaRPr lang="nb-NO"/>
        </a:p>
      </dgm:t>
    </dgm:pt>
    <dgm:pt modelId="{3DC90507-BA80-456A-ACB0-99BBB3D1C780}">
      <dgm:prSet/>
      <dgm:spPr/>
      <dgm:t>
        <a:bodyPr/>
        <a:lstStyle/>
        <a:p>
          <a:pPr marR="0" algn="ctr" rtl="0"/>
          <a:r>
            <a:rPr lang="nb-NO" altLang="zh-CN" b="0" i="0" u="none" strike="noStrike" baseline="0">
              <a:latin typeface="Calibri"/>
              <a:ea typeface="SimSun"/>
            </a:rPr>
            <a:t>DNV Project Manager</a:t>
          </a:r>
          <a:endParaRPr lang="zh-CN" altLang="nb-NO" b="0" i="0" u="none" strike="noStrike" baseline="0">
            <a:latin typeface="Arial"/>
            <a:ea typeface="SimSun"/>
          </a:endParaRPr>
        </a:p>
        <a:p>
          <a:pPr marR="0" algn="ctr" rtl="0"/>
          <a:r>
            <a:rPr lang="nb-NO" altLang="zh-CN" b="0" i="0" u="none" strike="noStrike" baseline="0">
              <a:latin typeface="Calibri"/>
              <a:ea typeface="SimSun"/>
            </a:rPr>
            <a:t>NN</a:t>
          </a:r>
          <a:endParaRPr lang="nb-NO"/>
        </a:p>
      </dgm:t>
    </dgm:pt>
    <dgm:pt modelId="{BF98B208-2D08-4774-BF3E-868AC1F72489}" type="parTrans" cxnId="{C56EC078-182A-437F-8C72-95B6737051D8}">
      <dgm:prSet/>
      <dgm:spPr/>
      <dgm:t>
        <a:bodyPr/>
        <a:lstStyle/>
        <a:p>
          <a:endParaRPr lang="nb-NO"/>
        </a:p>
      </dgm:t>
    </dgm:pt>
    <dgm:pt modelId="{CF316B77-37C9-4A5E-A9F3-482D9584E946}" type="sibTrans" cxnId="{C56EC078-182A-437F-8C72-95B6737051D8}">
      <dgm:prSet/>
      <dgm:spPr/>
      <dgm:t>
        <a:bodyPr/>
        <a:lstStyle/>
        <a:p>
          <a:endParaRPr lang="nb-NO"/>
        </a:p>
      </dgm:t>
    </dgm:pt>
    <dgm:pt modelId="{D40A2ED3-6DA9-4844-ABEE-CB43C79BE6A9}" type="asst">
      <dgm:prSet/>
      <dgm:spPr/>
      <dgm:t>
        <a:bodyPr/>
        <a:lstStyle/>
        <a:p>
          <a:pPr marR="0" algn="ctr" rtl="0"/>
          <a:r>
            <a:rPr lang="nb-NO" altLang="zh-CN" b="0" i="0" u="none" strike="noStrike" baseline="0">
              <a:latin typeface="Calibri"/>
              <a:ea typeface="SimSun"/>
            </a:rPr>
            <a:t>DNV Project Support, QA</a:t>
          </a:r>
          <a:endParaRPr lang="nb-NO"/>
        </a:p>
      </dgm:t>
    </dgm:pt>
    <dgm:pt modelId="{0A40FD78-BA55-4178-9755-8587880BFF87}" type="parTrans" cxnId="{3DDBFB01-FB97-4C9C-B9B6-D9A7A77A3F03}">
      <dgm:prSet/>
      <dgm:spPr/>
      <dgm:t>
        <a:bodyPr/>
        <a:lstStyle/>
        <a:p>
          <a:endParaRPr lang="nb-NO"/>
        </a:p>
      </dgm:t>
    </dgm:pt>
    <dgm:pt modelId="{1877E3BC-292F-4A46-B870-8268C1258155}" type="sibTrans" cxnId="{3DDBFB01-FB97-4C9C-B9B6-D9A7A77A3F03}">
      <dgm:prSet/>
      <dgm:spPr/>
      <dgm:t>
        <a:bodyPr/>
        <a:lstStyle/>
        <a:p>
          <a:endParaRPr lang="nb-NO"/>
        </a:p>
      </dgm:t>
    </dgm:pt>
    <dgm:pt modelId="{3BB29676-C6DD-4132-A9A0-A9DEFB1EAC3E}" type="asst">
      <dgm:prSet/>
      <dgm:spPr/>
      <dgm:t>
        <a:bodyPr/>
        <a:lstStyle/>
        <a:p>
          <a:pPr marR="0" algn="ctr" rtl="0"/>
          <a:r>
            <a:rPr lang="nb-NO" altLang="zh-CN" b="0" i="0" u="none" strike="noStrike" baseline="0">
              <a:latin typeface="Calibri"/>
              <a:ea typeface="SimSun"/>
            </a:rPr>
            <a:t>DNV Resource Pool</a:t>
          </a:r>
          <a:endParaRPr lang="nb-NO"/>
        </a:p>
      </dgm:t>
    </dgm:pt>
    <dgm:pt modelId="{543A0343-0ABD-4FC9-9E27-9F974E91336E}" type="parTrans" cxnId="{6F8D297B-EFA0-4765-A01B-F7235E2E331D}">
      <dgm:prSet/>
      <dgm:spPr/>
      <dgm:t>
        <a:bodyPr/>
        <a:lstStyle/>
        <a:p>
          <a:endParaRPr lang="nb-NO"/>
        </a:p>
      </dgm:t>
    </dgm:pt>
    <dgm:pt modelId="{20E49316-A137-496D-9A94-33C4EE42956D}" type="sibTrans" cxnId="{6F8D297B-EFA0-4765-A01B-F7235E2E331D}">
      <dgm:prSet/>
      <dgm:spPr/>
      <dgm:t>
        <a:bodyPr/>
        <a:lstStyle/>
        <a:p>
          <a:endParaRPr lang="nb-NO"/>
        </a:p>
      </dgm:t>
    </dgm:pt>
    <dgm:pt modelId="{729894D6-8EE8-4616-BED3-564311F24892}">
      <dgm:prSet/>
      <dgm:spPr/>
      <dgm:t>
        <a:bodyPr/>
        <a:lstStyle/>
        <a:p>
          <a:pPr marR="0" algn="ctr" rtl="0"/>
          <a:r>
            <a:rPr lang="nb-NO" altLang="zh-CN" b="0" i="0" u="none" strike="noStrike" baseline="0">
              <a:latin typeface="Calibri"/>
              <a:ea typeface="SimSun"/>
            </a:rPr>
            <a:t>Workstream/discipline</a:t>
          </a:r>
          <a:endParaRPr lang="zh-CN" altLang="nb-NO" b="0" i="0" u="none" strike="noStrike" baseline="0">
            <a:latin typeface="Calibri"/>
            <a:ea typeface="SimSun"/>
          </a:endParaRPr>
        </a:p>
        <a:p>
          <a:pPr marR="0" algn="ctr" rtl="0"/>
          <a:r>
            <a:rPr lang="nb-NO" altLang="zh-CN" b="0" i="0" u="none" strike="noStrike" baseline="0">
              <a:latin typeface="Calibri"/>
              <a:ea typeface="SimSun"/>
            </a:rPr>
            <a:t>NN</a:t>
          </a:r>
          <a:endParaRPr lang="nb-NO"/>
        </a:p>
      </dgm:t>
    </dgm:pt>
    <dgm:pt modelId="{07D4FD8B-ACB2-4B2D-B8DB-4855369F95AC}" type="parTrans" cxnId="{5929BD26-CE4C-4F75-85EE-5C37397E4267}">
      <dgm:prSet/>
      <dgm:spPr/>
      <dgm:t>
        <a:bodyPr/>
        <a:lstStyle/>
        <a:p>
          <a:endParaRPr lang="nb-NO"/>
        </a:p>
      </dgm:t>
    </dgm:pt>
    <dgm:pt modelId="{EC33DC18-2F00-423C-B39A-CAE425D3B50E}" type="sibTrans" cxnId="{5929BD26-CE4C-4F75-85EE-5C37397E4267}">
      <dgm:prSet/>
      <dgm:spPr/>
      <dgm:t>
        <a:bodyPr/>
        <a:lstStyle/>
        <a:p>
          <a:endParaRPr lang="nb-NO"/>
        </a:p>
      </dgm:t>
    </dgm:pt>
    <dgm:pt modelId="{B6EBA597-7A1E-476D-8A65-55960DEC157F}">
      <dgm:prSet/>
      <dgm:spPr/>
      <dgm:t>
        <a:bodyPr/>
        <a:lstStyle/>
        <a:p>
          <a:pPr marR="0" algn="ctr" rtl="0"/>
          <a:r>
            <a:rPr lang="nb-NO" altLang="zh-CN" b="0" i="0" u="none" strike="noStrike" baseline="0">
              <a:latin typeface="Calibri"/>
              <a:ea typeface="SimSun"/>
            </a:rPr>
            <a:t>Workstream/discipline</a:t>
          </a:r>
          <a:endParaRPr lang="nb-NO"/>
        </a:p>
      </dgm:t>
    </dgm:pt>
    <dgm:pt modelId="{E36493E2-4F06-4424-A884-0E8A4DB2EC52}" type="parTrans" cxnId="{073F761B-F5D3-4288-972B-B87060C4E327}">
      <dgm:prSet/>
      <dgm:spPr/>
      <dgm:t>
        <a:bodyPr/>
        <a:lstStyle/>
        <a:p>
          <a:endParaRPr lang="nb-NO"/>
        </a:p>
      </dgm:t>
    </dgm:pt>
    <dgm:pt modelId="{AC7B5F1A-5CDB-4084-A273-10861BFA344C}" type="sibTrans" cxnId="{073F761B-F5D3-4288-972B-B87060C4E327}">
      <dgm:prSet/>
      <dgm:spPr/>
      <dgm:t>
        <a:bodyPr/>
        <a:lstStyle/>
        <a:p>
          <a:endParaRPr lang="nb-NO"/>
        </a:p>
      </dgm:t>
    </dgm:pt>
    <dgm:pt modelId="{9248A400-5260-4941-AE51-47E92F57F141}">
      <dgm:prSet/>
      <dgm:spPr/>
      <dgm:t>
        <a:bodyPr/>
        <a:lstStyle/>
        <a:p>
          <a:pPr marR="0" algn="ctr" rtl="0"/>
          <a:r>
            <a:rPr lang="nb-NO" altLang="zh-CN" b="0" i="0" u="none" strike="noStrike" baseline="0">
              <a:latin typeface="Calibri"/>
              <a:ea typeface="SimSun"/>
            </a:rPr>
            <a:t>Workstream/discipline</a:t>
          </a:r>
          <a:endParaRPr lang="nb-NO"/>
        </a:p>
      </dgm:t>
    </dgm:pt>
    <dgm:pt modelId="{049C5CF0-F22D-4BB7-9030-661FB808A2B5}" type="parTrans" cxnId="{5FE7E0C2-EFBA-4344-8345-9E8D1C6F2400}">
      <dgm:prSet/>
      <dgm:spPr/>
      <dgm:t>
        <a:bodyPr/>
        <a:lstStyle/>
        <a:p>
          <a:endParaRPr lang="nb-NO"/>
        </a:p>
      </dgm:t>
    </dgm:pt>
    <dgm:pt modelId="{E8668131-2965-4D8B-A37B-DFCBE2BDA2F7}" type="sibTrans" cxnId="{5FE7E0C2-EFBA-4344-8345-9E8D1C6F2400}">
      <dgm:prSet/>
      <dgm:spPr/>
      <dgm:t>
        <a:bodyPr/>
        <a:lstStyle/>
        <a:p>
          <a:endParaRPr lang="nb-NO"/>
        </a:p>
      </dgm:t>
    </dgm:pt>
    <dgm:pt modelId="{A60B1FF1-D8B2-4D88-9B24-B5375D20DA8D}" type="pres">
      <dgm:prSet presAssocID="{EC7F9649-58FD-4402-A2F2-DC0889DABB71}" presName="hierChild1" presStyleCnt="0">
        <dgm:presLayoutVars>
          <dgm:orgChart val="1"/>
          <dgm:chPref val="1"/>
          <dgm:dir/>
          <dgm:animOne val="branch"/>
          <dgm:animLvl val="lvl"/>
          <dgm:resizeHandles/>
        </dgm:presLayoutVars>
      </dgm:prSet>
      <dgm:spPr/>
    </dgm:pt>
    <dgm:pt modelId="{A3C0BCD3-6B60-427A-ACF5-352AC079FFDB}" type="pres">
      <dgm:prSet presAssocID="{D3C301B9-2E63-481D-9204-0AB02D0ACE1D}" presName="hierRoot1" presStyleCnt="0">
        <dgm:presLayoutVars>
          <dgm:hierBranch/>
        </dgm:presLayoutVars>
      </dgm:prSet>
      <dgm:spPr/>
    </dgm:pt>
    <dgm:pt modelId="{CE3E4F19-9139-42BE-AAD8-41331163F93E}" type="pres">
      <dgm:prSet presAssocID="{D3C301B9-2E63-481D-9204-0AB02D0ACE1D}" presName="rootComposite1" presStyleCnt="0"/>
      <dgm:spPr/>
    </dgm:pt>
    <dgm:pt modelId="{453DC7A7-2B26-4C0C-A4B9-CE542D45DD87}" type="pres">
      <dgm:prSet presAssocID="{D3C301B9-2E63-481D-9204-0AB02D0ACE1D}" presName="rootText1" presStyleLbl="node0" presStyleIdx="0" presStyleCnt="1">
        <dgm:presLayoutVars>
          <dgm:chPref val="3"/>
        </dgm:presLayoutVars>
      </dgm:prSet>
      <dgm:spPr/>
    </dgm:pt>
    <dgm:pt modelId="{296DCC54-8408-464C-A6DF-7CBA225A4E38}" type="pres">
      <dgm:prSet presAssocID="{D3C301B9-2E63-481D-9204-0AB02D0ACE1D}" presName="rootConnector1" presStyleLbl="node1" presStyleIdx="0" presStyleCnt="0"/>
      <dgm:spPr/>
    </dgm:pt>
    <dgm:pt modelId="{C77731C5-313D-4CE1-BA47-03150FD2A770}" type="pres">
      <dgm:prSet presAssocID="{D3C301B9-2E63-481D-9204-0AB02D0ACE1D}" presName="hierChild2" presStyleCnt="0"/>
      <dgm:spPr/>
    </dgm:pt>
    <dgm:pt modelId="{6C80D59A-EE9B-4030-A73B-ECDF4BB9056E}" type="pres">
      <dgm:prSet presAssocID="{BF98B208-2D08-4774-BF3E-868AC1F72489}" presName="Name35" presStyleLbl="parChTrans1D2" presStyleIdx="0" presStyleCnt="2"/>
      <dgm:spPr/>
    </dgm:pt>
    <dgm:pt modelId="{CED90D5D-F4C2-46B3-B5C4-C5FB69313E90}" type="pres">
      <dgm:prSet presAssocID="{3DC90507-BA80-456A-ACB0-99BBB3D1C780}" presName="hierRoot2" presStyleCnt="0">
        <dgm:presLayoutVars>
          <dgm:hierBranch/>
        </dgm:presLayoutVars>
      </dgm:prSet>
      <dgm:spPr/>
    </dgm:pt>
    <dgm:pt modelId="{10DA601A-2B1D-4566-BB43-EF8A7585A96F}" type="pres">
      <dgm:prSet presAssocID="{3DC90507-BA80-456A-ACB0-99BBB3D1C780}" presName="rootComposite" presStyleCnt="0"/>
      <dgm:spPr/>
    </dgm:pt>
    <dgm:pt modelId="{6CEDA53E-C39E-4A36-BC1D-406C014F6D68}" type="pres">
      <dgm:prSet presAssocID="{3DC90507-BA80-456A-ACB0-99BBB3D1C780}" presName="rootText" presStyleLbl="node2" presStyleIdx="0" presStyleCnt="1">
        <dgm:presLayoutVars>
          <dgm:chPref val="3"/>
        </dgm:presLayoutVars>
      </dgm:prSet>
      <dgm:spPr/>
    </dgm:pt>
    <dgm:pt modelId="{1B97C0AE-C7E1-453A-9860-ECBCA14E05D1}" type="pres">
      <dgm:prSet presAssocID="{3DC90507-BA80-456A-ACB0-99BBB3D1C780}" presName="rootConnector" presStyleLbl="node2" presStyleIdx="0" presStyleCnt="1"/>
      <dgm:spPr/>
    </dgm:pt>
    <dgm:pt modelId="{9817FEBD-2986-458C-A932-71D796D2ADD6}" type="pres">
      <dgm:prSet presAssocID="{3DC90507-BA80-456A-ACB0-99BBB3D1C780}" presName="hierChild4" presStyleCnt="0"/>
      <dgm:spPr/>
    </dgm:pt>
    <dgm:pt modelId="{D9658D58-DF57-4C92-AA87-9685CA7F5945}" type="pres">
      <dgm:prSet presAssocID="{07D4FD8B-ACB2-4B2D-B8DB-4855369F95AC}" presName="Name35" presStyleLbl="parChTrans1D3" presStyleIdx="0" presStyleCnt="5"/>
      <dgm:spPr/>
    </dgm:pt>
    <dgm:pt modelId="{32BEFD4E-FBD0-4F09-80D9-A7B5CD29498A}" type="pres">
      <dgm:prSet presAssocID="{729894D6-8EE8-4616-BED3-564311F24892}" presName="hierRoot2" presStyleCnt="0">
        <dgm:presLayoutVars>
          <dgm:hierBranch val="r"/>
        </dgm:presLayoutVars>
      </dgm:prSet>
      <dgm:spPr/>
    </dgm:pt>
    <dgm:pt modelId="{ECC65C72-0867-4563-B26B-42E676856239}" type="pres">
      <dgm:prSet presAssocID="{729894D6-8EE8-4616-BED3-564311F24892}" presName="rootComposite" presStyleCnt="0"/>
      <dgm:spPr/>
    </dgm:pt>
    <dgm:pt modelId="{9AB4970C-CFA0-4029-AC25-21A14F89E8D2}" type="pres">
      <dgm:prSet presAssocID="{729894D6-8EE8-4616-BED3-564311F24892}" presName="rootText" presStyleLbl="node3" presStyleIdx="0" presStyleCnt="3">
        <dgm:presLayoutVars>
          <dgm:chPref val="3"/>
        </dgm:presLayoutVars>
      </dgm:prSet>
      <dgm:spPr/>
    </dgm:pt>
    <dgm:pt modelId="{C50E6454-AC2D-4A59-84F5-1C1D2C0242BA}" type="pres">
      <dgm:prSet presAssocID="{729894D6-8EE8-4616-BED3-564311F24892}" presName="rootConnector" presStyleLbl="node3" presStyleIdx="0" presStyleCnt="3"/>
      <dgm:spPr/>
    </dgm:pt>
    <dgm:pt modelId="{CA2AD4E9-2DFA-4FD4-A44C-94AC1411EFA3}" type="pres">
      <dgm:prSet presAssocID="{729894D6-8EE8-4616-BED3-564311F24892}" presName="hierChild4" presStyleCnt="0"/>
      <dgm:spPr/>
    </dgm:pt>
    <dgm:pt modelId="{74A19FD3-45F5-4FCA-AE58-9C5348AEAEA1}" type="pres">
      <dgm:prSet presAssocID="{729894D6-8EE8-4616-BED3-564311F24892}" presName="hierChild5" presStyleCnt="0"/>
      <dgm:spPr/>
    </dgm:pt>
    <dgm:pt modelId="{AEA8F381-3108-459E-A8D6-C1BE4D964060}" type="pres">
      <dgm:prSet presAssocID="{E36493E2-4F06-4424-A884-0E8A4DB2EC52}" presName="Name35" presStyleLbl="parChTrans1D3" presStyleIdx="1" presStyleCnt="5"/>
      <dgm:spPr/>
    </dgm:pt>
    <dgm:pt modelId="{4371DFBF-E1A1-411C-9DB7-547545FDB5FA}" type="pres">
      <dgm:prSet presAssocID="{B6EBA597-7A1E-476D-8A65-55960DEC157F}" presName="hierRoot2" presStyleCnt="0">
        <dgm:presLayoutVars>
          <dgm:hierBranch val="r"/>
        </dgm:presLayoutVars>
      </dgm:prSet>
      <dgm:spPr/>
    </dgm:pt>
    <dgm:pt modelId="{03CFEB0D-9E1A-473C-9D23-3A0584E67104}" type="pres">
      <dgm:prSet presAssocID="{B6EBA597-7A1E-476D-8A65-55960DEC157F}" presName="rootComposite" presStyleCnt="0"/>
      <dgm:spPr/>
    </dgm:pt>
    <dgm:pt modelId="{0A20A602-91E5-4FC9-B59C-DC9AFF207A12}" type="pres">
      <dgm:prSet presAssocID="{B6EBA597-7A1E-476D-8A65-55960DEC157F}" presName="rootText" presStyleLbl="node3" presStyleIdx="1" presStyleCnt="3">
        <dgm:presLayoutVars>
          <dgm:chPref val="3"/>
        </dgm:presLayoutVars>
      </dgm:prSet>
      <dgm:spPr/>
    </dgm:pt>
    <dgm:pt modelId="{7B324C5A-3B61-4767-A048-3EF87ADC6CE6}" type="pres">
      <dgm:prSet presAssocID="{B6EBA597-7A1E-476D-8A65-55960DEC157F}" presName="rootConnector" presStyleLbl="node3" presStyleIdx="1" presStyleCnt="3"/>
      <dgm:spPr/>
    </dgm:pt>
    <dgm:pt modelId="{3B8DCD25-45B6-47E9-810F-0490448EDD73}" type="pres">
      <dgm:prSet presAssocID="{B6EBA597-7A1E-476D-8A65-55960DEC157F}" presName="hierChild4" presStyleCnt="0"/>
      <dgm:spPr/>
    </dgm:pt>
    <dgm:pt modelId="{BDBB7E75-5634-4905-AB26-B71E73622D50}" type="pres">
      <dgm:prSet presAssocID="{B6EBA597-7A1E-476D-8A65-55960DEC157F}" presName="hierChild5" presStyleCnt="0"/>
      <dgm:spPr/>
    </dgm:pt>
    <dgm:pt modelId="{599C6D57-61CB-4074-9D09-6131F8147AEC}" type="pres">
      <dgm:prSet presAssocID="{049C5CF0-F22D-4BB7-9030-661FB808A2B5}" presName="Name35" presStyleLbl="parChTrans1D3" presStyleIdx="2" presStyleCnt="5"/>
      <dgm:spPr/>
    </dgm:pt>
    <dgm:pt modelId="{5FE022B7-27FA-4A04-AD38-4DDF74170EB8}" type="pres">
      <dgm:prSet presAssocID="{9248A400-5260-4941-AE51-47E92F57F141}" presName="hierRoot2" presStyleCnt="0">
        <dgm:presLayoutVars>
          <dgm:hierBranch val="r"/>
        </dgm:presLayoutVars>
      </dgm:prSet>
      <dgm:spPr/>
    </dgm:pt>
    <dgm:pt modelId="{D4448C08-0FEC-43B4-A68D-16F35B1D97DC}" type="pres">
      <dgm:prSet presAssocID="{9248A400-5260-4941-AE51-47E92F57F141}" presName="rootComposite" presStyleCnt="0"/>
      <dgm:spPr/>
    </dgm:pt>
    <dgm:pt modelId="{F827E133-D95C-4A77-9ED3-C1B171F4D1F8}" type="pres">
      <dgm:prSet presAssocID="{9248A400-5260-4941-AE51-47E92F57F141}" presName="rootText" presStyleLbl="node3" presStyleIdx="2" presStyleCnt="3">
        <dgm:presLayoutVars>
          <dgm:chPref val="3"/>
        </dgm:presLayoutVars>
      </dgm:prSet>
      <dgm:spPr/>
    </dgm:pt>
    <dgm:pt modelId="{4EF704FE-9701-494B-A545-DDB5895BEC4C}" type="pres">
      <dgm:prSet presAssocID="{9248A400-5260-4941-AE51-47E92F57F141}" presName="rootConnector" presStyleLbl="node3" presStyleIdx="2" presStyleCnt="3"/>
      <dgm:spPr/>
    </dgm:pt>
    <dgm:pt modelId="{0B8AB825-19F2-48D0-B69E-22D7784E95F7}" type="pres">
      <dgm:prSet presAssocID="{9248A400-5260-4941-AE51-47E92F57F141}" presName="hierChild4" presStyleCnt="0"/>
      <dgm:spPr/>
    </dgm:pt>
    <dgm:pt modelId="{B4EB1EB6-B62D-407A-B7ED-D9F7FB8E59F9}" type="pres">
      <dgm:prSet presAssocID="{9248A400-5260-4941-AE51-47E92F57F141}" presName="hierChild5" presStyleCnt="0"/>
      <dgm:spPr/>
    </dgm:pt>
    <dgm:pt modelId="{0A7CA3E0-173D-4FF6-A6A2-489D81848E55}" type="pres">
      <dgm:prSet presAssocID="{3DC90507-BA80-456A-ACB0-99BBB3D1C780}" presName="hierChild5" presStyleCnt="0"/>
      <dgm:spPr/>
    </dgm:pt>
    <dgm:pt modelId="{B6F8786C-E828-48CC-B623-C4A9D84A9414}" type="pres">
      <dgm:prSet presAssocID="{0A40FD78-BA55-4178-9755-8587880BFF87}" presName="Name111" presStyleLbl="parChTrans1D3" presStyleIdx="3" presStyleCnt="5"/>
      <dgm:spPr/>
    </dgm:pt>
    <dgm:pt modelId="{1BCA1307-8054-45B2-8C56-F5F558888FA3}" type="pres">
      <dgm:prSet presAssocID="{D40A2ED3-6DA9-4844-ABEE-CB43C79BE6A9}" presName="hierRoot3" presStyleCnt="0">
        <dgm:presLayoutVars>
          <dgm:hierBranch/>
        </dgm:presLayoutVars>
      </dgm:prSet>
      <dgm:spPr/>
    </dgm:pt>
    <dgm:pt modelId="{D0504A7C-56D7-4193-80B8-2EAFEA637626}" type="pres">
      <dgm:prSet presAssocID="{D40A2ED3-6DA9-4844-ABEE-CB43C79BE6A9}" presName="rootComposite3" presStyleCnt="0"/>
      <dgm:spPr/>
    </dgm:pt>
    <dgm:pt modelId="{CC617D76-76F5-41B2-835C-A28786444806}" type="pres">
      <dgm:prSet presAssocID="{D40A2ED3-6DA9-4844-ABEE-CB43C79BE6A9}" presName="rootText3" presStyleLbl="asst2" presStyleIdx="0" presStyleCnt="2">
        <dgm:presLayoutVars>
          <dgm:chPref val="3"/>
        </dgm:presLayoutVars>
      </dgm:prSet>
      <dgm:spPr/>
    </dgm:pt>
    <dgm:pt modelId="{C81DCC76-C206-44AD-B988-8DC50CCEBAEC}" type="pres">
      <dgm:prSet presAssocID="{D40A2ED3-6DA9-4844-ABEE-CB43C79BE6A9}" presName="rootConnector3" presStyleLbl="asst2" presStyleIdx="0" presStyleCnt="2"/>
      <dgm:spPr/>
    </dgm:pt>
    <dgm:pt modelId="{AD145A84-B371-4A16-8C41-103B5A3BDD57}" type="pres">
      <dgm:prSet presAssocID="{D40A2ED3-6DA9-4844-ABEE-CB43C79BE6A9}" presName="hierChild6" presStyleCnt="0"/>
      <dgm:spPr/>
    </dgm:pt>
    <dgm:pt modelId="{726E49C7-4E35-4810-8BD3-390CC39DFB95}" type="pres">
      <dgm:prSet presAssocID="{D40A2ED3-6DA9-4844-ABEE-CB43C79BE6A9}" presName="hierChild7" presStyleCnt="0"/>
      <dgm:spPr/>
    </dgm:pt>
    <dgm:pt modelId="{53E211F3-077D-49C9-84C9-9B0DBA70DE8E}" type="pres">
      <dgm:prSet presAssocID="{543A0343-0ABD-4FC9-9E27-9F974E91336E}" presName="Name111" presStyleLbl="parChTrans1D3" presStyleIdx="4" presStyleCnt="5"/>
      <dgm:spPr/>
    </dgm:pt>
    <dgm:pt modelId="{4E2F906A-2B9E-4543-AA6D-A65A1931E335}" type="pres">
      <dgm:prSet presAssocID="{3BB29676-C6DD-4132-A9A0-A9DEFB1EAC3E}" presName="hierRoot3" presStyleCnt="0">
        <dgm:presLayoutVars>
          <dgm:hierBranch/>
        </dgm:presLayoutVars>
      </dgm:prSet>
      <dgm:spPr/>
    </dgm:pt>
    <dgm:pt modelId="{9BB4014A-A616-49CB-B173-0CE034C9E2B1}" type="pres">
      <dgm:prSet presAssocID="{3BB29676-C6DD-4132-A9A0-A9DEFB1EAC3E}" presName="rootComposite3" presStyleCnt="0"/>
      <dgm:spPr/>
    </dgm:pt>
    <dgm:pt modelId="{B9109345-E06E-4806-8136-BA9A8605F14C}" type="pres">
      <dgm:prSet presAssocID="{3BB29676-C6DD-4132-A9A0-A9DEFB1EAC3E}" presName="rootText3" presStyleLbl="asst2" presStyleIdx="1" presStyleCnt="2">
        <dgm:presLayoutVars>
          <dgm:chPref val="3"/>
        </dgm:presLayoutVars>
      </dgm:prSet>
      <dgm:spPr/>
    </dgm:pt>
    <dgm:pt modelId="{8D0347AA-B7E6-4B66-9E8E-48BFAC707163}" type="pres">
      <dgm:prSet presAssocID="{3BB29676-C6DD-4132-A9A0-A9DEFB1EAC3E}" presName="rootConnector3" presStyleLbl="asst2" presStyleIdx="1" presStyleCnt="2"/>
      <dgm:spPr/>
    </dgm:pt>
    <dgm:pt modelId="{D72AD159-4F4B-418A-A151-906D80D2E2E4}" type="pres">
      <dgm:prSet presAssocID="{3BB29676-C6DD-4132-A9A0-A9DEFB1EAC3E}" presName="hierChild6" presStyleCnt="0"/>
      <dgm:spPr/>
    </dgm:pt>
    <dgm:pt modelId="{219FAB55-1D7C-4AE2-A7E8-1FE578C88B8A}" type="pres">
      <dgm:prSet presAssocID="{3BB29676-C6DD-4132-A9A0-A9DEFB1EAC3E}" presName="hierChild7" presStyleCnt="0"/>
      <dgm:spPr/>
    </dgm:pt>
    <dgm:pt modelId="{E262E660-624B-4AC1-8642-D41AC4853B23}" type="pres">
      <dgm:prSet presAssocID="{D3C301B9-2E63-481D-9204-0AB02D0ACE1D}" presName="hierChild3" presStyleCnt="0"/>
      <dgm:spPr/>
    </dgm:pt>
    <dgm:pt modelId="{C0A14009-50A1-4CEA-96A8-8317553FF126}" type="pres">
      <dgm:prSet presAssocID="{4F55E52B-3C51-4F9B-82FB-938EFF3DA7AB}" presName="Name111" presStyleLbl="parChTrans1D2" presStyleIdx="1" presStyleCnt="2"/>
      <dgm:spPr/>
    </dgm:pt>
    <dgm:pt modelId="{B787B49C-0132-4622-9B37-6311AA6A0121}" type="pres">
      <dgm:prSet presAssocID="{DBED623C-5582-4BCF-9E2A-4F4908FE13D6}" presName="hierRoot3" presStyleCnt="0">
        <dgm:presLayoutVars>
          <dgm:hierBranch/>
        </dgm:presLayoutVars>
      </dgm:prSet>
      <dgm:spPr/>
    </dgm:pt>
    <dgm:pt modelId="{B203A2A0-8D56-4E0D-A781-680496F41672}" type="pres">
      <dgm:prSet presAssocID="{DBED623C-5582-4BCF-9E2A-4F4908FE13D6}" presName="rootComposite3" presStyleCnt="0"/>
      <dgm:spPr/>
    </dgm:pt>
    <dgm:pt modelId="{15262CBE-72DA-4359-8659-FA5B73BAC52C}" type="pres">
      <dgm:prSet presAssocID="{DBED623C-5582-4BCF-9E2A-4F4908FE13D6}" presName="rootText3" presStyleLbl="asst1" presStyleIdx="0" presStyleCnt="1">
        <dgm:presLayoutVars>
          <dgm:chPref val="3"/>
        </dgm:presLayoutVars>
      </dgm:prSet>
      <dgm:spPr/>
    </dgm:pt>
    <dgm:pt modelId="{1A4E41E7-2CF4-480D-9869-8B61CF96DC57}" type="pres">
      <dgm:prSet presAssocID="{DBED623C-5582-4BCF-9E2A-4F4908FE13D6}" presName="rootConnector3" presStyleLbl="asst1" presStyleIdx="0" presStyleCnt="1"/>
      <dgm:spPr/>
    </dgm:pt>
    <dgm:pt modelId="{09AA8851-12D0-4908-8C75-FAF2F8640A74}" type="pres">
      <dgm:prSet presAssocID="{DBED623C-5582-4BCF-9E2A-4F4908FE13D6}" presName="hierChild6" presStyleCnt="0"/>
      <dgm:spPr/>
    </dgm:pt>
    <dgm:pt modelId="{D02D7E8B-83F6-4E81-9136-C2EF78031F1D}" type="pres">
      <dgm:prSet presAssocID="{DBED623C-5582-4BCF-9E2A-4F4908FE13D6}" presName="hierChild7" presStyleCnt="0"/>
      <dgm:spPr/>
    </dgm:pt>
  </dgm:ptLst>
  <dgm:cxnLst>
    <dgm:cxn modelId="{3DDBFB01-FB97-4C9C-B9B6-D9A7A77A3F03}" srcId="{3DC90507-BA80-456A-ACB0-99BBB3D1C780}" destId="{D40A2ED3-6DA9-4844-ABEE-CB43C79BE6A9}" srcOrd="0" destOrd="0" parTransId="{0A40FD78-BA55-4178-9755-8587880BFF87}" sibTransId="{1877E3BC-292F-4A46-B870-8268C1258155}"/>
    <dgm:cxn modelId="{27F4D906-0CCE-4CEB-B9FE-B00EAC430E2F}" srcId="{D3C301B9-2E63-481D-9204-0AB02D0ACE1D}" destId="{DBED623C-5582-4BCF-9E2A-4F4908FE13D6}" srcOrd="0" destOrd="0" parTransId="{4F55E52B-3C51-4F9B-82FB-938EFF3DA7AB}" sibTransId="{650BAE15-4E4E-4819-96CC-0135BBC4C282}"/>
    <dgm:cxn modelId="{FCD0AA14-6D02-4F61-A091-E03C88218508}" type="presOf" srcId="{3DC90507-BA80-456A-ACB0-99BBB3D1C780}" destId="{6CEDA53E-C39E-4A36-BC1D-406C014F6D68}" srcOrd="0" destOrd="0" presId="urn:microsoft.com/office/officeart/2005/8/layout/orgChart1"/>
    <dgm:cxn modelId="{A888FE18-44A2-4FA1-9FD3-95A0EC2CCAE1}" type="presOf" srcId="{DBED623C-5582-4BCF-9E2A-4F4908FE13D6}" destId="{15262CBE-72DA-4359-8659-FA5B73BAC52C}" srcOrd="0" destOrd="0" presId="urn:microsoft.com/office/officeart/2005/8/layout/orgChart1"/>
    <dgm:cxn modelId="{073F761B-F5D3-4288-972B-B87060C4E327}" srcId="{3DC90507-BA80-456A-ACB0-99BBB3D1C780}" destId="{B6EBA597-7A1E-476D-8A65-55960DEC157F}" srcOrd="3" destOrd="0" parTransId="{E36493E2-4F06-4424-A884-0E8A4DB2EC52}" sibTransId="{AC7B5F1A-5CDB-4084-A273-10861BFA344C}"/>
    <dgm:cxn modelId="{47BF791F-9088-45E4-A83C-62AC28A9C917}" type="presOf" srcId="{0A40FD78-BA55-4178-9755-8587880BFF87}" destId="{B6F8786C-E828-48CC-B623-C4A9D84A9414}" srcOrd="0" destOrd="0" presId="urn:microsoft.com/office/officeart/2005/8/layout/orgChart1"/>
    <dgm:cxn modelId="{5929BD26-CE4C-4F75-85EE-5C37397E4267}" srcId="{3DC90507-BA80-456A-ACB0-99BBB3D1C780}" destId="{729894D6-8EE8-4616-BED3-564311F24892}" srcOrd="2" destOrd="0" parTransId="{07D4FD8B-ACB2-4B2D-B8DB-4855369F95AC}" sibTransId="{EC33DC18-2F00-423C-B39A-CAE425D3B50E}"/>
    <dgm:cxn modelId="{23BC6A2D-9938-46C9-AC31-7CC01F46BC51}" type="presOf" srcId="{D40A2ED3-6DA9-4844-ABEE-CB43C79BE6A9}" destId="{C81DCC76-C206-44AD-B988-8DC50CCEBAEC}" srcOrd="1" destOrd="0" presId="urn:microsoft.com/office/officeart/2005/8/layout/orgChart1"/>
    <dgm:cxn modelId="{06ED6F48-5AF5-4FEC-B59E-D03F53E5AE22}" type="presOf" srcId="{4F55E52B-3C51-4F9B-82FB-938EFF3DA7AB}" destId="{C0A14009-50A1-4CEA-96A8-8317553FF126}" srcOrd="0" destOrd="0" presId="urn:microsoft.com/office/officeart/2005/8/layout/orgChart1"/>
    <dgm:cxn modelId="{CC8F916C-B0FB-47DE-BF37-0C3D2471EF1B}" type="presOf" srcId="{729894D6-8EE8-4616-BED3-564311F24892}" destId="{9AB4970C-CFA0-4029-AC25-21A14F89E8D2}" srcOrd="0" destOrd="0" presId="urn:microsoft.com/office/officeart/2005/8/layout/orgChart1"/>
    <dgm:cxn modelId="{8A123E70-23B4-43FA-AB6B-C686ED439B4F}" type="presOf" srcId="{3BB29676-C6DD-4132-A9A0-A9DEFB1EAC3E}" destId="{B9109345-E06E-4806-8136-BA9A8605F14C}" srcOrd="0" destOrd="0" presId="urn:microsoft.com/office/officeart/2005/8/layout/orgChart1"/>
    <dgm:cxn modelId="{C56EC078-182A-437F-8C72-95B6737051D8}" srcId="{D3C301B9-2E63-481D-9204-0AB02D0ACE1D}" destId="{3DC90507-BA80-456A-ACB0-99BBB3D1C780}" srcOrd="1" destOrd="0" parTransId="{BF98B208-2D08-4774-BF3E-868AC1F72489}" sibTransId="{CF316B77-37C9-4A5E-A9F3-482D9584E946}"/>
    <dgm:cxn modelId="{6F8D297B-EFA0-4765-A01B-F7235E2E331D}" srcId="{3DC90507-BA80-456A-ACB0-99BBB3D1C780}" destId="{3BB29676-C6DD-4132-A9A0-A9DEFB1EAC3E}" srcOrd="1" destOrd="0" parTransId="{543A0343-0ABD-4FC9-9E27-9F974E91336E}" sibTransId="{20E49316-A137-496D-9A94-33C4EE42956D}"/>
    <dgm:cxn modelId="{97AFC37B-FD8B-4271-AD4C-1C4620C6B482}" type="presOf" srcId="{B6EBA597-7A1E-476D-8A65-55960DEC157F}" destId="{7B324C5A-3B61-4767-A048-3EF87ADC6CE6}" srcOrd="1" destOrd="0" presId="urn:microsoft.com/office/officeart/2005/8/layout/orgChart1"/>
    <dgm:cxn modelId="{CBD5DC7D-4BA5-42FF-BBCA-575D78CFDC3C}" type="presOf" srcId="{729894D6-8EE8-4616-BED3-564311F24892}" destId="{C50E6454-AC2D-4A59-84F5-1C1D2C0242BA}" srcOrd="1" destOrd="0" presId="urn:microsoft.com/office/officeart/2005/8/layout/orgChart1"/>
    <dgm:cxn modelId="{AC066B7F-DBC7-4D2D-8901-38272A1D72CD}" type="presOf" srcId="{D3C301B9-2E63-481D-9204-0AB02D0ACE1D}" destId="{296DCC54-8408-464C-A6DF-7CBA225A4E38}" srcOrd="1" destOrd="0" presId="urn:microsoft.com/office/officeart/2005/8/layout/orgChart1"/>
    <dgm:cxn modelId="{FE6D4F84-312E-4FA2-9F92-06AE5AE7FB87}" type="presOf" srcId="{DBED623C-5582-4BCF-9E2A-4F4908FE13D6}" destId="{1A4E41E7-2CF4-480D-9869-8B61CF96DC57}" srcOrd="1" destOrd="0" presId="urn:microsoft.com/office/officeart/2005/8/layout/orgChart1"/>
    <dgm:cxn modelId="{4E9F9384-D298-47F6-B4DC-3FA6AF38B6B0}" type="presOf" srcId="{543A0343-0ABD-4FC9-9E27-9F974E91336E}" destId="{53E211F3-077D-49C9-84C9-9B0DBA70DE8E}" srcOrd="0" destOrd="0" presId="urn:microsoft.com/office/officeart/2005/8/layout/orgChart1"/>
    <dgm:cxn modelId="{2F2BB289-CEBA-4E93-B9B9-41A8E5A0773C}" type="presOf" srcId="{9248A400-5260-4941-AE51-47E92F57F141}" destId="{4EF704FE-9701-494B-A545-DDB5895BEC4C}" srcOrd="1" destOrd="0" presId="urn:microsoft.com/office/officeart/2005/8/layout/orgChart1"/>
    <dgm:cxn modelId="{658E7795-7E63-4E9F-AC60-E3C7F94BF835}" type="presOf" srcId="{9248A400-5260-4941-AE51-47E92F57F141}" destId="{F827E133-D95C-4A77-9ED3-C1B171F4D1F8}" srcOrd="0" destOrd="0" presId="urn:microsoft.com/office/officeart/2005/8/layout/orgChart1"/>
    <dgm:cxn modelId="{417EB097-7D0A-4921-9EB2-BC18EA993E43}" type="presOf" srcId="{3DC90507-BA80-456A-ACB0-99BBB3D1C780}" destId="{1B97C0AE-C7E1-453A-9860-ECBCA14E05D1}" srcOrd="1" destOrd="0" presId="urn:microsoft.com/office/officeart/2005/8/layout/orgChart1"/>
    <dgm:cxn modelId="{E52B979B-A9B9-4C20-A7E0-5AA34D01184C}" type="presOf" srcId="{3BB29676-C6DD-4132-A9A0-A9DEFB1EAC3E}" destId="{8D0347AA-B7E6-4B66-9E8E-48BFAC707163}" srcOrd="1" destOrd="0" presId="urn:microsoft.com/office/officeart/2005/8/layout/orgChart1"/>
    <dgm:cxn modelId="{E130049D-270A-4292-8366-F68AC2FFD8BA}" type="presOf" srcId="{D40A2ED3-6DA9-4844-ABEE-CB43C79BE6A9}" destId="{CC617D76-76F5-41B2-835C-A28786444806}" srcOrd="0" destOrd="0" presId="urn:microsoft.com/office/officeart/2005/8/layout/orgChart1"/>
    <dgm:cxn modelId="{AE96F3A6-84B8-4F9B-9556-F05C5BFDD36F}" type="presOf" srcId="{EC7F9649-58FD-4402-A2F2-DC0889DABB71}" destId="{A60B1FF1-D8B2-4D88-9B24-B5375D20DA8D}" srcOrd="0" destOrd="0" presId="urn:microsoft.com/office/officeart/2005/8/layout/orgChart1"/>
    <dgm:cxn modelId="{B97E9DAB-50A6-476A-A047-6A82F77315E0}" type="presOf" srcId="{049C5CF0-F22D-4BB7-9030-661FB808A2B5}" destId="{599C6D57-61CB-4074-9D09-6131F8147AEC}" srcOrd="0" destOrd="0" presId="urn:microsoft.com/office/officeart/2005/8/layout/orgChart1"/>
    <dgm:cxn modelId="{CDFB9BAE-C8A3-41CC-8E5A-CE1935831D4B}" type="presOf" srcId="{E36493E2-4F06-4424-A884-0E8A4DB2EC52}" destId="{AEA8F381-3108-459E-A8D6-C1BE4D964060}" srcOrd="0" destOrd="0" presId="urn:microsoft.com/office/officeart/2005/8/layout/orgChart1"/>
    <dgm:cxn modelId="{5FE7E0C2-EFBA-4344-8345-9E8D1C6F2400}" srcId="{3DC90507-BA80-456A-ACB0-99BBB3D1C780}" destId="{9248A400-5260-4941-AE51-47E92F57F141}" srcOrd="4" destOrd="0" parTransId="{049C5CF0-F22D-4BB7-9030-661FB808A2B5}" sibTransId="{E8668131-2965-4D8B-A37B-DFCBE2BDA2F7}"/>
    <dgm:cxn modelId="{16816CCD-A6E3-4836-8388-544B3921AB06}" type="presOf" srcId="{D3C301B9-2E63-481D-9204-0AB02D0ACE1D}" destId="{453DC7A7-2B26-4C0C-A4B9-CE542D45DD87}" srcOrd="0" destOrd="0" presId="urn:microsoft.com/office/officeart/2005/8/layout/orgChart1"/>
    <dgm:cxn modelId="{4F0711D1-7CEB-413A-83B4-7EDE82848645}" type="presOf" srcId="{B6EBA597-7A1E-476D-8A65-55960DEC157F}" destId="{0A20A602-91E5-4FC9-B59C-DC9AFF207A12}" srcOrd="0" destOrd="0" presId="urn:microsoft.com/office/officeart/2005/8/layout/orgChart1"/>
    <dgm:cxn modelId="{29C312EA-E8B8-448B-96E4-A3CC814B8E47}" type="presOf" srcId="{07D4FD8B-ACB2-4B2D-B8DB-4855369F95AC}" destId="{D9658D58-DF57-4C92-AA87-9685CA7F5945}" srcOrd="0" destOrd="0" presId="urn:microsoft.com/office/officeart/2005/8/layout/orgChart1"/>
    <dgm:cxn modelId="{64A077F6-30B2-400E-BD6D-2B055A6757D5}" srcId="{EC7F9649-58FD-4402-A2F2-DC0889DABB71}" destId="{D3C301B9-2E63-481D-9204-0AB02D0ACE1D}" srcOrd="0" destOrd="0" parTransId="{75256116-D4B8-4B7D-9602-08B398457306}" sibTransId="{B69DE621-8A1B-4011-9A49-2F7A41E0BD8C}"/>
    <dgm:cxn modelId="{26B053FA-A0F9-4899-A96C-51D2CEB09972}" type="presOf" srcId="{BF98B208-2D08-4774-BF3E-868AC1F72489}" destId="{6C80D59A-EE9B-4030-A73B-ECDF4BB9056E}" srcOrd="0" destOrd="0" presId="urn:microsoft.com/office/officeart/2005/8/layout/orgChart1"/>
    <dgm:cxn modelId="{FAFEFFED-A8B4-49D9-B881-4C134F420D3D}" type="presParOf" srcId="{A60B1FF1-D8B2-4D88-9B24-B5375D20DA8D}" destId="{A3C0BCD3-6B60-427A-ACF5-352AC079FFDB}" srcOrd="0" destOrd="0" presId="urn:microsoft.com/office/officeart/2005/8/layout/orgChart1"/>
    <dgm:cxn modelId="{21AD8C66-BB56-4572-B925-230A13D11443}" type="presParOf" srcId="{A3C0BCD3-6B60-427A-ACF5-352AC079FFDB}" destId="{CE3E4F19-9139-42BE-AAD8-41331163F93E}" srcOrd="0" destOrd="0" presId="urn:microsoft.com/office/officeart/2005/8/layout/orgChart1"/>
    <dgm:cxn modelId="{16AD998B-5184-4EC9-9B3A-C7A12270FDB3}" type="presParOf" srcId="{CE3E4F19-9139-42BE-AAD8-41331163F93E}" destId="{453DC7A7-2B26-4C0C-A4B9-CE542D45DD87}" srcOrd="0" destOrd="0" presId="urn:microsoft.com/office/officeart/2005/8/layout/orgChart1"/>
    <dgm:cxn modelId="{261D15D9-ADFE-4565-8343-BAF5D0347A8E}" type="presParOf" srcId="{CE3E4F19-9139-42BE-AAD8-41331163F93E}" destId="{296DCC54-8408-464C-A6DF-7CBA225A4E38}" srcOrd="1" destOrd="0" presId="urn:microsoft.com/office/officeart/2005/8/layout/orgChart1"/>
    <dgm:cxn modelId="{930C5AC2-EE63-4C24-84DB-17D7065C6BE3}" type="presParOf" srcId="{A3C0BCD3-6B60-427A-ACF5-352AC079FFDB}" destId="{C77731C5-313D-4CE1-BA47-03150FD2A770}" srcOrd="1" destOrd="0" presId="urn:microsoft.com/office/officeart/2005/8/layout/orgChart1"/>
    <dgm:cxn modelId="{9A7A1105-232A-444C-A600-FE5975C32798}" type="presParOf" srcId="{C77731C5-313D-4CE1-BA47-03150FD2A770}" destId="{6C80D59A-EE9B-4030-A73B-ECDF4BB9056E}" srcOrd="0" destOrd="0" presId="urn:microsoft.com/office/officeart/2005/8/layout/orgChart1"/>
    <dgm:cxn modelId="{E9F4B32D-C4FB-4808-A40E-2EDCB502462B}" type="presParOf" srcId="{C77731C5-313D-4CE1-BA47-03150FD2A770}" destId="{CED90D5D-F4C2-46B3-B5C4-C5FB69313E90}" srcOrd="1" destOrd="0" presId="urn:microsoft.com/office/officeart/2005/8/layout/orgChart1"/>
    <dgm:cxn modelId="{1FA6C18E-180E-4EEE-BAB1-C7C5D355D6E4}" type="presParOf" srcId="{CED90D5D-F4C2-46B3-B5C4-C5FB69313E90}" destId="{10DA601A-2B1D-4566-BB43-EF8A7585A96F}" srcOrd="0" destOrd="0" presId="urn:microsoft.com/office/officeart/2005/8/layout/orgChart1"/>
    <dgm:cxn modelId="{66DE37A6-2D0D-4BFC-99AB-BE629AD17C55}" type="presParOf" srcId="{10DA601A-2B1D-4566-BB43-EF8A7585A96F}" destId="{6CEDA53E-C39E-4A36-BC1D-406C014F6D68}" srcOrd="0" destOrd="0" presId="urn:microsoft.com/office/officeart/2005/8/layout/orgChart1"/>
    <dgm:cxn modelId="{D3E8B647-EA1E-4DC7-A839-47807FBD4DB7}" type="presParOf" srcId="{10DA601A-2B1D-4566-BB43-EF8A7585A96F}" destId="{1B97C0AE-C7E1-453A-9860-ECBCA14E05D1}" srcOrd="1" destOrd="0" presId="urn:microsoft.com/office/officeart/2005/8/layout/orgChart1"/>
    <dgm:cxn modelId="{50116B4C-A43A-472C-9987-AAF1E9BF5C60}" type="presParOf" srcId="{CED90D5D-F4C2-46B3-B5C4-C5FB69313E90}" destId="{9817FEBD-2986-458C-A932-71D796D2ADD6}" srcOrd="1" destOrd="0" presId="urn:microsoft.com/office/officeart/2005/8/layout/orgChart1"/>
    <dgm:cxn modelId="{77186D96-FD2D-48E9-BF3E-F4B3666A5DE0}" type="presParOf" srcId="{9817FEBD-2986-458C-A932-71D796D2ADD6}" destId="{D9658D58-DF57-4C92-AA87-9685CA7F5945}" srcOrd="0" destOrd="0" presId="urn:microsoft.com/office/officeart/2005/8/layout/orgChart1"/>
    <dgm:cxn modelId="{D50B70FF-AE1B-40B8-BE60-6170FBBC42A3}" type="presParOf" srcId="{9817FEBD-2986-458C-A932-71D796D2ADD6}" destId="{32BEFD4E-FBD0-4F09-80D9-A7B5CD29498A}" srcOrd="1" destOrd="0" presId="urn:microsoft.com/office/officeart/2005/8/layout/orgChart1"/>
    <dgm:cxn modelId="{D537368B-ECB2-4C8C-BF2A-C15A0752602C}" type="presParOf" srcId="{32BEFD4E-FBD0-4F09-80D9-A7B5CD29498A}" destId="{ECC65C72-0867-4563-B26B-42E676856239}" srcOrd="0" destOrd="0" presId="urn:microsoft.com/office/officeart/2005/8/layout/orgChart1"/>
    <dgm:cxn modelId="{153FFA31-9D35-4BAE-AD03-48D6439D9596}" type="presParOf" srcId="{ECC65C72-0867-4563-B26B-42E676856239}" destId="{9AB4970C-CFA0-4029-AC25-21A14F89E8D2}" srcOrd="0" destOrd="0" presId="urn:microsoft.com/office/officeart/2005/8/layout/orgChart1"/>
    <dgm:cxn modelId="{B1121D10-7EF4-4396-B1D0-82C3FD9D853B}" type="presParOf" srcId="{ECC65C72-0867-4563-B26B-42E676856239}" destId="{C50E6454-AC2D-4A59-84F5-1C1D2C0242BA}" srcOrd="1" destOrd="0" presId="urn:microsoft.com/office/officeart/2005/8/layout/orgChart1"/>
    <dgm:cxn modelId="{9E74A839-5210-4EDA-9A24-4BCD564E1791}" type="presParOf" srcId="{32BEFD4E-FBD0-4F09-80D9-A7B5CD29498A}" destId="{CA2AD4E9-2DFA-4FD4-A44C-94AC1411EFA3}" srcOrd="1" destOrd="0" presId="urn:microsoft.com/office/officeart/2005/8/layout/orgChart1"/>
    <dgm:cxn modelId="{E93DE1A6-65DE-4196-87DC-33255144E3BD}" type="presParOf" srcId="{32BEFD4E-FBD0-4F09-80D9-A7B5CD29498A}" destId="{74A19FD3-45F5-4FCA-AE58-9C5348AEAEA1}" srcOrd="2" destOrd="0" presId="urn:microsoft.com/office/officeart/2005/8/layout/orgChart1"/>
    <dgm:cxn modelId="{DE1CA21C-7528-43FB-BEEE-1A8DA7879307}" type="presParOf" srcId="{9817FEBD-2986-458C-A932-71D796D2ADD6}" destId="{AEA8F381-3108-459E-A8D6-C1BE4D964060}" srcOrd="2" destOrd="0" presId="urn:microsoft.com/office/officeart/2005/8/layout/orgChart1"/>
    <dgm:cxn modelId="{ABBE02F0-953D-4A10-BA5B-44A5126E68F7}" type="presParOf" srcId="{9817FEBD-2986-458C-A932-71D796D2ADD6}" destId="{4371DFBF-E1A1-411C-9DB7-547545FDB5FA}" srcOrd="3" destOrd="0" presId="urn:microsoft.com/office/officeart/2005/8/layout/orgChart1"/>
    <dgm:cxn modelId="{919D3142-DE76-4CC5-991D-37C65778BBB9}" type="presParOf" srcId="{4371DFBF-E1A1-411C-9DB7-547545FDB5FA}" destId="{03CFEB0D-9E1A-473C-9D23-3A0584E67104}" srcOrd="0" destOrd="0" presId="urn:microsoft.com/office/officeart/2005/8/layout/orgChart1"/>
    <dgm:cxn modelId="{21B6E05F-07F5-47A9-AFB6-C84429327579}" type="presParOf" srcId="{03CFEB0D-9E1A-473C-9D23-3A0584E67104}" destId="{0A20A602-91E5-4FC9-B59C-DC9AFF207A12}" srcOrd="0" destOrd="0" presId="urn:microsoft.com/office/officeart/2005/8/layout/orgChart1"/>
    <dgm:cxn modelId="{ED993EA0-1A49-4BA4-B540-BDB9AE9677AF}" type="presParOf" srcId="{03CFEB0D-9E1A-473C-9D23-3A0584E67104}" destId="{7B324C5A-3B61-4767-A048-3EF87ADC6CE6}" srcOrd="1" destOrd="0" presId="urn:microsoft.com/office/officeart/2005/8/layout/orgChart1"/>
    <dgm:cxn modelId="{1FCD6BBF-CA86-4EAB-8FC9-7FBFC4CF216C}" type="presParOf" srcId="{4371DFBF-E1A1-411C-9DB7-547545FDB5FA}" destId="{3B8DCD25-45B6-47E9-810F-0490448EDD73}" srcOrd="1" destOrd="0" presId="urn:microsoft.com/office/officeart/2005/8/layout/orgChart1"/>
    <dgm:cxn modelId="{A5AF4984-CA19-4B48-975B-BA85D5920E16}" type="presParOf" srcId="{4371DFBF-E1A1-411C-9DB7-547545FDB5FA}" destId="{BDBB7E75-5634-4905-AB26-B71E73622D50}" srcOrd="2" destOrd="0" presId="urn:microsoft.com/office/officeart/2005/8/layout/orgChart1"/>
    <dgm:cxn modelId="{8779F772-C4B8-40D0-A6CC-FBC80A1FE0CB}" type="presParOf" srcId="{9817FEBD-2986-458C-A932-71D796D2ADD6}" destId="{599C6D57-61CB-4074-9D09-6131F8147AEC}" srcOrd="4" destOrd="0" presId="urn:microsoft.com/office/officeart/2005/8/layout/orgChart1"/>
    <dgm:cxn modelId="{6F222A54-21F5-4A6C-955C-DC760AF1B6EB}" type="presParOf" srcId="{9817FEBD-2986-458C-A932-71D796D2ADD6}" destId="{5FE022B7-27FA-4A04-AD38-4DDF74170EB8}" srcOrd="5" destOrd="0" presId="urn:microsoft.com/office/officeart/2005/8/layout/orgChart1"/>
    <dgm:cxn modelId="{3C534F72-CE94-4295-B281-956F1D2415B2}" type="presParOf" srcId="{5FE022B7-27FA-4A04-AD38-4DDF74170EB8}" destId="{D4448C08-0FEC-43B4-A68D-16F35B1D97DC}" srcOrd="0" destOrd="0" presId="urn:microsoft.com/office/officeart/2005/8/layout/orgChart1"/>
    <dgm:cxn modelId="{91609E3D-6754-4992-B090-5E16A567B9E4}" type="presParOf" srcId="{D4448C08-0FEC-43B4-A68D-16F35B1D97DC}" destId="{F827E133-D95C-4A77-9ED3-C1B171F4D1F8}" srcOrd="0" destOrd="0" presId="urn:microsoft.com/office/officeart/2005/8/layout/orgChart1"/>
    <dgm:cxn modelId="{BEE8D3A5-2134-473B-B4C2-084500BAC5D0}" type="presParOf" srcId="{D4448C08-0FEC-43B4-A68D-16F35B1D97DC}" destId="{4EF704FE-9701-494B-A545-DDB5895BEC4C}" srcOrd="1" destOrd="0" presId="urn:microsoft.com/office/officeart/2005/8/layout/orgChart1"/>
    <dgm:cxn modelId="{6C8C2AC2-C1BB-4E27-AD8A-FF8EF5FA6341}" type="presParOf" srcId="{5FE022B7-27FA-4A04-AD38-4DDF74170EB8}" destId="{0B8AB825-19F2-48D0-B69E-22D7784E95F7}" srcOrd="1" destOrd="0" presId="urn:microsoft.com/office/officeart/2005/8/layout/orgChart1"/>
    <dgm:cxn modelId="{9B91FA96-0C0C-4327-B778-D96E86FB3A08}" type="presParOf" srcId="{5FE022B7-27FA-4A04-AD38-4DDF74170EB8}" destId="{B4EB1EB6-B62D-407A-B7ED-D9F7FB8E59F9}" srcOrd="2" destOrd="0" presId="urn:microsoft.com/office/officeart/2005/8/layout/orgChart1"/>
    <dgm:cxn modelId="{37432366-FB6D-42FA-89E0-FEC94465CB78}" type="presParOf" srcId="{CED90D5D-F4C2-46B3-B5C4-C5FB69313E90}" destId="{0A7CA3E0-173D-4FF6-A6A2-489D81848E55}" srcOrd="2" destOrd="0" presId="urn:microsoft.com/office/officeart/2005/8/layout/orgChart1"/>
    <dgm:cxn modelId="{E33D8981-464D-4209-8689-00B1BC34BED3}" type="presParOf" srcId="{0A7CA3E0-173D-4FF6-A6A2-489D81848E55}" destId="{B6F8786C-E828-48CC-B623-C4A9D84A9414}" srcOrd="0" destOrd="0" presId="urn:microsoft.com/office/officeart/2005/8/layout/orgChart1"/>
    <dgm:cxn modelId="{90B0E38E-844D-4561-91B7-D66D7EAB9D5E}" type="presParOf" srcId="{0A7CA3E0-173D-4FF6-A6A2-489D81848E55}" destId="{1BCA1307-8054-45B2-8C56-F5F558888FA3}" srcOrd="1" destOrd="0" presId="urn:microsoft.com/office/officeart/2005/8/layout/orgChart1"/>
    <dgm:cxn modelId="{DC9DBDCC-936A-4107-A547-8359BA3F40B3}" type="presParOf" srcId="{1BCA1307-8054-45B2-8C56-F5F558888FA3}" destId="{D0504A7C-56D7-4193-80B8-2EAFEA637626}" srcOrd="0" destOrd="0" presId="urn:microsoft.com/office/officeart/2005/8/layout/orgChart1"/>
    <dgm:cxn modelId="{54C7B594-8802-49FE-8F12-C7179758FBF1}" type="presParOf" srcId="{D0504A7C-56D7-4193-80B8-2EAFEA637626}" destId="{CC617D76-76F5-41B2-835C-A28786444806}" srcOrd="0" destOrd="0" presId="urn:microsoft.com/office/officeart/2005/8/layout/orgChart1"/>
    <dgm:cxn modelId="{C31CF527-109B-4B48-80DD-0DC020A44332}" type="presParOf" srcId="{D0504A7C-56D7-4193-80B8-2EAFEA637626}" destId="{C81DCC76-C206-44AD-B988-8DC50CCEBAEC}" srcOrd="1" destOrd="0" presId="urn:microsoft.com/office/officeart/2005/8/layout/orgChart1"/>
    <dgm:cxn modelId="{8E2CDB1C-2EFE-4210-9110-5AA7789B2F4F}" type="presParOf" srcId="{1BCA1307-8054-45B2-8C56-F5F558888FA3}" destId="{AD145A84-B371-4A16-8C41-103B5A3BDD57}" srcOrd="1" destOrd="0" presId="urn:microsoft.com/office/officeart/2005/8/layout/orgChart1"/>
    <dgm:cxn modelId="{3DF855C7-1DEF-4BD4-9B57-8BBB1F41B682}" type="presParOf" srcId="{1BCA1307-8054-45B2-8C56-F5F558888FA3}" destId="{726E49C7-4E35-4810-8BD3-390CC39DFB95}" srcOrd="2" destOrd="0" presId="urn:microsoft.com/office/officeart/2005/8/layout/orgChart1"/>
    <dgm:cxn modelId="{38CD02B4-BFE6-4712-92F3-8BDF28B25CA4}" type="presParOf" srcId="{0A7CA3E0-173D-4FF6-A6A2-489D81848E55}" destId="{53E211F3-077D-49C9-84C9-9B0DBA70DE8E}" srcOrd="2" destOrd="0" presId="urn:microsoft.com/office/officeart/2005/8/layout/orgChart1"/>
    <dgm:cxn modelId="{6FBBC490-D740-455F-9896-331C67471169}" type="presParOf" srcId="{0A7CA3E0-173D-4FF6-A6A2-489D81848E55}" destId="{4E2F906A-2B9E-4543-AA6D-A65A1931E335}" srcOrd="3" destOrd="0" presId="urn:microsoft.com/office/officeart/2005/8/layout/orgChart1"/>
    <dgm:cxn modelId="{3DCD7F61-6E64-441C-8A15-2AECE4BA59B5}" type="presParOf" srcId="{4E2F906A-2B9E-4543-AA6D-A65A1931E335}" destId="{9BB4014A-A616-49CB-B173-0CE034C9E2B1}" srcOrd="0" destOrd="0" presId="urn:microsoft.com/office/officeart/2005/8/layout/orgChart1"/>
    <dgm:cxn modelId="{6B469997-D9AC-40AF-91F2-EF0E91E5F754}" type="presParOf" srcId="{9BB4014A-A616-49CB-B173-0CE034C9E2B1}" destId="{B9109345-E06E-4806-8136-BA9A8605F14C}" srcOrd="0" destOrd="0" presId="urn:microsoft.com/office/officeart/2005/8/layout/orgChart1"/>
    <dgm:cxn modelId="{FEAD408D-7C33-4D07-89B0-44EF75DE3F96}" type="presParOf" srcId="{9BB4014A-A616-49CB-B173-0CE034C9E2B1}" destId="{8D0347AA-B7E6-4B66-9E8E-48BFAC707163}" srcOrd="1" destOrd="0" presId="urn:microsoft.com/office/officeart/2005/8/layout/orgChart1"/>
    <dgm:cxn modelId="{69F1153A-1B1A-474D-8D49-C5A003EE21A3}" type="presParOf" srcId="{4E2F906A-2B9E-4543-AA6D-A65A1931E335}" destId="{D72AD159-4F4B-418A-A151-906D80D2E2E4}" srcOrd="1" destOrd="0" presId="urn:microsoft.com/office/officeart/2005/8/layout/orgChart1"/>
    <dgm:cxn modelId="{898C3CC0-1BBC-491C-8D76-7610FF7DBCFE}" type="presParOf" srcId="{4E2F906A-2B9E-4543-AA6D-A65A1931E335}" destId="{219FAB55-1D7C-4AE2-A7E8-1FE578C88B8A}" srcOrd="2" destOrd="0" presId="urn:microsoft.com/office/officeart/2005/8/layout/orgChart1"/>
    <dgm:cxn modelId="{7A3345A9-C7CB-4408-927E-EFA0AD7CB6A0}" type="presParOf" srcId="{A3C0BCD3-6B60-427A-ACF5-352AC079FFDB}" destId="{E262E660-624B-4AC1-8642-D41AC4853B23}" srcOrd="2" destOrd="0" presId="urn:microsoft.com/office/officeart/2005/8/layout/orgChart1"/>
    <dgm:cxn modelId="{8BCAB9C8-7EA1-41B3-A884-AD029C8C1BD6}" type="presParOf" srcId="{E262E660-624B-4AC1-8642-D41AC4853B23}" destId="{C0A14009-50A1-4CEA-96A8-8317553FF126}" srcOrd="0" destOrd="0" presId="urn:microsoft.com/office/officeart/2005/8/layout/orgChart1"/>
    <dgm:cxn modelId="{EFD1EA58-A253-46D1-9EC8-518C96667B2E}" type="presParOf" srcId="{E262E660-624B-4AC1-8642-D41AC4853B23}" destId="{B787B49C-0132-4622-9B37-6311AA6A0121}" srcOrd="1" destOrd="0" presId="urn:microsoft.com/office/officeart/2005/8/layout/orgChart1"/>
    <dgm:cxn modelId="{D3D226FC-FEA9-4B77-8632-311EFFB9D7DF}" type="presParOf" srcId="{B787B49C-0132-4622-9B37-6311AA6A0121}" destId="{B203A2A0-8D56-4E0D-A781-680496F41672}" srcOrd="0" destOrd="0" presId="urn:microsoft.com/office/officeart/2005/8/layout/orgChart1"/>
    <dgm:cxn modelId="{DFB9DEB1-EC83-4BA1-9857-F479211F7DFF}" type="presParOf" srcId="{B203A2A0-8D56-4E0D-A781-680496F41672}" destId="{15262CBE-72DA-4359-8659-FA5B73BAC52C}" srcOrd="0" destOrd="0" presId="urn:microsoft.com/office/officeart/2005/8/layout/orgChart1"/>
    <dgm:cxn modelId="{C16D04E4-8FCF-4058-B15B-033CAC95CBAC}" type="presParOf" srcId="{B203A2A0-8D56-4E0D-A781-680496F41672}" destId="{1A4E41E7-2CF4-480D-9869-8B61CF96DC57}" srcOrd="1" destOrd="0" presId="urn:microsoft.com/office/officeart/2005/8/layout/orgChart1"/>
    <dgm:cxn modelId="{BC75E97E-4249-446C-8DA3-94F37EC85E7B}" type="presParOf" srcId="{B787B49C-0132-4622-9B37-6311AA6A0121}" destId="{09AA8851-12D0-4908-8C75-FAF2F8640A74}" srcOrd="1" destOrd="0" presId="urn:microsoft.com/office/officeart/2005/8/layout/orgChart1"/>
    <dgm:cxn modelId="{59C428C6-DCD4-47BC-B898-D647031E7C4A}" type="presParOf" srcId="{B787B49C-0132-4622-9B37-6311AA6A0121}" destId="{D02D7E8B-83F6-4E81-9136-C2EF78031F1D}"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14009-50A1-4CEA-96A8-8317553FF126}">
      <dsp:nvSpPr>
        <dsp:cNvPr id="0" name=""/>
        <dsp:cNvSpPr/>
      </dsp:nvSpPr>
      <dsp:spPr>
        <a:xfrm>
          <a:off x="2856722" y="505003"/>
          <a:ext cx="105552" cy="462421"/>
        </a:xfrm>
        <a:custGeom>
          <a:avLst/>
          <a:gdLst/>
          <a:ahLst/>
          <a:cxnLst/>
          <a:rect l="0" t="0" r="0" b="0"/>
          <a:pathLst>
            <a:path>
              <a:moveTo>
                <a:pt x="105552" y="0"/>
              </a:moveTo>
              <a:lnTo>
                <a:pt x="105552" y="462421"/>
              </a:lnTo>
              <a:lnTo>
                <a:pt x="0" y="46242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E211F3-077D-49C9-84C9-9B0DBA70DE8E}">
      <dsp:nvSpPr>
        <dsp:cNvPr id="0" name=""/>
        <dsp:cNvSpPr/>
      </dsp:nvSpPr>
      <dsp:spPr>
        <a:xfrm>
          <a:off x="2962274" y="1932478"/>
          <a:ext cx="105552" cy="462421"/>
        </a:xfrm>
        <a:custGeom>
          <a:avLst/>
          <a:gdLst/>
          <a:ahLst/>
          <a:cxnLst/>
          <a:rect l="0" t="0" r="0" b="0"/>
          <a:pathLst>
            <a:path>
              <a:moveTo>
                <a:pt x="0" y="0"/>
              </a:moveTo>
              <a:lnTo>
                <a:pt x="0" y="462421"/>
              </a:lnTo>
              <a:lnTo>
                <a:pt x="105552" y="4624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F8786C-E828-48CC-B623-C4A9D84A9414}">
      <dsp:nvSpPr>
        <dsp:cNvPr id="0" name=""/>
        <dsp:cNvSpPr/>
      </dsp:nvSpPr>
      <dsp:spPr>
        <a:xfrm>
          <a:off x="2856722" y="1932478"/>
          <a:ext cx="105552" cy="462421"/>
        </a:xfrm>
        <a:custGeom>
          <a:avLst/>
          <a:gdLst/>
          <a:ahLst/>
          <a:cxnLst/>
          <a:rect l="0" t="0" r="0" b="0"/>
          <a:pathLst>
            <a:path>
              <a:moveTo>
                <a:pt x="105552" y="0"/>
              </a:moveTo>
              <a:lnTo>
                <a:pt x="105552" y="462421"/>
              </a:lnTo>
              <a:lnTo>
                <a:pt x="0" y="4624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9C6D57-61CB-4074-9D09-6131F8147AEC}">
      <dsp:nvSpPr>
        <dsp:cNvPr id="0" name=""/>
        <dsp:cNvSpPr/>
      </dsp:nvSpPr>
      <dsp:spPr>
        <a:xfrm>
          <a:off x="2962274" y="1932478"/>
          <a:ext cx="1216369" cy="924843"/>
        </a:xfrm>
        <a:custGeom>
          <a:avLst/>
          <a:gdLst/>
          <a:ahLst/>
          <a:cxnLst/>
          <a:rect l="0" t="0" r="0" b="0"/>
          <a:pathLst>
            <a:path>
              <a:moveTo>
                <a:pt x="0" y="0"/>
              </a:moveTo>
              <a:lnTo>
                <a:pt x="0" y="819290"/>
              </a:lnTo>
              <a:lnTo>
                <a:pt x="1216369" y="819290"/>
              </a:lnTo>
              <a:lnTo>
                <a:pt x="1216369"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A8F381-3108-459E-A8D6-C1BE4D964060}">
      <dsp:nvSpPr>
        <dsp:cNvPr id="0" name=""/>
        <dsp:cNvSpPr/>
      </dsp:nvSpPr>
      <dsp:spPr>
        <a:xfrm>
          <a:off x="2916554" y="1932478"/>
          <a:ext cx="91440" cy="924843"/>
        </a:xfrm>
        <a:custGeom>
          <a:avLst/>
          <a:gdLst/>
          <a:ahLst/>
          <a:cxnLst/>
          <a:rect l="0" t="0" r="0" b="0"/>
          <a:pathLst>
            <a:path>
              <a:moveTo>
                <a:pt x="45720" y="0"/>
              </a:moveTo>
              <a:lnTo>
                <a:pt x="45720"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658D58-DF57-4C92-AA87-9685CA7F5945}">
      <dsp:nvSpPr>
        <dsp:cNvPr id="0" name=""/>
        <dsp:cNvSpPr/>
      </dsp:nvSpPr>
      <dsp:spPr>
        <a:xfrm>
          <a:off x="1745905" y="1932478"/>
          <a:ext cx="1216369" cy="924843"/>
        </a:xfrm>
        <a:custGeom>
          <a:avLst/>
          <a:gdLst/>
          <a:ahLst/>
          <a:cxnLst/>
          <a:rect l="0" t="0" r="0" b="0"/>
          <a:pathLst>
            <a:path>
              <a:moveTo>
                <a:pt x="1216369" y="0"/>
              </a:moveTo>
              <a:lnTo>
                <a:pt x="1216369" y="819290"/>
              </a:lnTo>
              <a:lnTo>
                <a:pt x="0" y="819290"/>
              </a:lnTo>
              <a:lnTo>
                <a:pt x="0"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80D59A-EE9B-4030-A73B-ECDF4BB9056E}">
      <dsp:nvSpPr>
        <dsp:cNvPr id="0" name=""/>
        <dsp:cNvSpPr/>
      </dsp:nvSpPr>
      <dsp:spPr>
        <a:xfrm>
          <a:off x="2916554" y="505003"/>
          <a:ext cx="91440" cy="924843"/>
        </a:xfrm>
        <a:custGeom>
          <a:avLst/>
          <a:gdLst/>
          <a:ahLst/>
          <a:cxnLst/>
          <a:rect l="0" t="0" r="0" b="0"/>
          <a:pathLst>
            <a:path>
              <a:moveTo>
                <a:pt x="45720" y="0"/>
              </a:moveTo>
              <a:lnTo>
                <a:pt x="45720" y="92484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3DC7A7-2B26-4C0C-A4B9-CE542D45DD87}">
      <dsp:nvSpPr>
        <dsp:cNvPr id="0" name=""/>
        <dsp:cNvSpPr/>
      </dsp:nvSpPr>
      <dsp:spPr>
        <a:xfrm>
          <a:off x="2459642" y="237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1" i="0" u="none" strike="noStrike" kern="1200" baseline="0">
              <a:latin typeface="Calibri"/>
              <a:ea typeface="SimSun"/>
            </a:rPr>
            <a:t>Customer</a:t>
          </a:r>
          <a:endParaRPr lang="nb-NO" sz="800" kern="1200"/>
        </a:p>
      </dsp:txBody>
      <dsp:txXfrm>
        <a:off x="2459642" y="2371"/>
        <a:ext cx="1005264" cy="502632"/>
      </dsp:txXfrm>
    </dsp:sp>
    <dsp:sp modelId="{6CEDA53E-C39E-4A36-BC1D-406C014F6D68}">
      <dsp:nvSpPr>
        <dsp:cNvPr id="0" name=""/>
        <dsp:cNvSpPr/>
      </dsp:nvSpPr>
      <dsp:spPr>
        <a:xfrm>
          <a:off x="2459642" y="1429846"/>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Manager</a:t>
          </a:r>
          <a:endParaRPr lang="zh-CN" altLang="nb-NO" sz="800" b="0" i="0" u="none" strike="noStrike" kern="1200" baseline="0">
            <a:latin typeface="Arial"/>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2459642" y="1429846"/>
        <a:ext cx="1005264" cy="502632"/>
      </dsp:txXfrm>
    </dsp:sp>
    <dsp:sp modelId="{9AB4970C-CFA0-4029-AC25-21A14F89E8D2}">
      <dsp:nvSpPr>
        <dsp:cNvPr id="0" name=""/>
        <dsp:cNvSpPr/>
      </dsp:nvSpPr>
      <dsp:spPr>
        <a:xfrm>
          <a:off x="1243273"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zh-CN" altLang="nb-NO" sz="800" b="0" i="0" u="none" strike="noStrike" kern="1200" baseline="0">
            <a:latin typeface="Calibri"/>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1243273" y="2857321"/>
        <a:ext cx="1005264" cy="502632"/>
      </dsp:txXfrm>
    </dsp:sp>
    <dsp:sp modelId="{0A20A602-91E5-4FC9-B59C-DC9AFF207A12}">
      <dsp:nvSpPr>
        <dsp:cNvPr id="0" name=""/>
        <dsp:cNvSpPr/>
      </dsp:nvSpPr>
      <dsp:spPr>
        <a:xfrm>
          <a:off x="2459642"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nb-NO" sz="800" kern="1200"/>
        </a:p>
      </dsp:txBody>
      <dsp:txXfrm>
        <a:off x="2459642" y="2857321"/>
        <a:ext cx="1005264" cy="502632"/>
      </dsp:txXfrm>
    </dsp:sp>
    <dsp:sp modelId="{F827E133-D95C-4A77-9ED3-C1B171F4D1F8}">
      <dsp:nvSpPr>
        <dsp:cNvPr id="0" name=""/>
        <dsp:cNvSpPr/>
      </dsp:nvSpPr>
      <dsp:spPr>
        <a:xfrm>
          <a:off x="3676012"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nb-NO" sz="800" kern="1200"/>
        </a:p>
      </dsp:txBody>
      <dsp:txXfrm>
        <a:off x="3676012" y="2857321"/>
        <a:ext cx="1005264" cy="502632"/>
      </dsp:txXfrm>
    </dsp:sp>
    <dsp:sp modelId="{CC617D76-76F5-41B2-835C-A28786444806}">
      <dsp:nvSpPr>
        <dsp:cNvPr id="0" name=""/>
        <dsp:cNvSpPr/>
      </dsp:nvSpPr>
      <dsp:spPr>
        <a:xfrm>
          <a:off x="1851458" y="2143584"/>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Support, QA</a:t>
          </a:r>
          <a:endParaRPr lang="nb-NO" sz="800" kern="1200"/>
        </a:p>
      </dsp:txBody>
      <dsp:txXfrm>
        <a:off x="1851458" y="2143584"/>
        <a:ext cx="1005264" cy="502632"/>
      </dsp:txXfrm>
    </dsp:sp>
    <dsp:sp modelId="{B9109345-E06E-4806-8136-BA9A8605F14C}">
      <dsp:nvSpPr>
        <dsp:cNvPr id="0" name=""/>
        <dsp:cNvSpPr/>
      </dsp:nvSpPr>
      <dsp:spPr>
        <a:xfrm>
          <a:off x="3067827" y="2143584"/>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Resource Pool</a:t>
          </a:r>
          <a:endParaRPr lang="nb-NO" sz="800" kern="1200"/>
        </a:p>
      </dsp:txBody>
      <dsp:txXfrm>
        <a:off x="3067827" y="2143584"/>
        <a:ext cx="1005264" cy="502632"/>
      </dsp:txXfrm>
    </dsp:sp>
    <dsp:sp modelId="{15262CBE-72DA-4359-8659-FA5B73BAC52C}">
      <dsp:nvSpPr>
        <dsp:cNvPr id="0" name=""/>
        <dsp:cNvSpPr/>
      </dsp:nvSpPr>
      <dsp:spPr>
        <a:xfrm>
          <a:off x="1851458" y="716108"/>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Sponsor</a:t>
          </a:r>
          <a:endParaRPr lang="zh-CN" altLang="nb-NO" sz="800" b="0" i="0" u="none" strike="noStrike" kern="1200" baseline="0">
            <a:latin typeface="Arial"/>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1851458" y="716108"/>
        <a:ext cx="1005264" cy="50263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821658342B43CAB51A3EC8BFB5E945"/>
        <w:category>
          <w:name w:val="General"/>
          <w:gallery w:val="placeholder"/>
        </w:category>
        <w:types>
          <w:type w:val="bbPlcHdr"/>
        </w:types>
        <w:behaviors>
          <w:behavior w:val="content"/>
        </w:behaviors>
        <w:guid w:val="{1D6F7745-E7B7-4781-9F7E-C94890724D47}"/>
      </w:docPartPr>
      <w:docPartBody>
        <w:p w:rsidR="00AE2ABF" w:rsidRDefault="00AE2ABF">
          <w:pPr>
            <w:pStyle w:val="22821658342B43CAB51A3EC8BFB5E945"/>
          </w:pPr>
          <w:r w:rsidRPr="00744B7F">
            <w:rPr>
              <w:rStyle w:val="PlaceholderText"/>
            </w:rPr>
            <w:t>Click or tap here to enter text.</w:t>
          </w:r>
        </w:p>
      </w:docPartBody>
    </w:docPart>
    <w:docPart>
      <w:docPartPr>
        <w:name w:val="C362823881DF4A5DA4E8F99227EB6603"/>
        <w:category>
          <w:name w:val="General"/>
          <w:gallery w:val="placeholder"/>
        </w:category>
        <w:types>
          <w:type w:val="bbPlcHdr"/>
        </w:types>
        <w:behaviors>
          <w:behavior w:val="content"/>
        </w:behaviors>
        <w:guid w:val="{5DFC54E1-29CD-4824-B1B7-3D00AD58B304}"/>
      </w:docPartPr>
      <w:docPartBody>
        <w:p w:rsidR="00AE2ABF" w:rsidRDefault="00AE2ABF">
          <w:pPr>
            <w:pStyle w:val="C362823881DF4A5DA4E8F99227EB6603"/>
          </w:pPr>
          <w:r w:rsidRPr="00F37FE2">
            <w:rPr>
              <w:rStyle w:val="PlaceholderText"/>
            </w:rPr>
            <w:t>[Proposal title]</w:t>
          </w:r>
        </w:p>
      </w:docPartBody>
    </w:docPart>
    <w:docPart>
      <w:docPartPr>
        <w:name w:val="6DB14821FC2A446CBC0E4520B11292B8"/>
        <w:category>
          <w:name w:val="General"/>
          <w:gallery w:val="placeholder"/>
        </w:category>
        <w:types>
          <w:type w:val="bbPlcHdr"/>
        </w:types>
        <w:behaviors>
          <w:behavior w:val="content"/>
        </w:behaviors>
        <w:guid w:val="{0D051B7F-46EF-49B9-9196-87BF63AE9284}"/>
      </w:docPartPr>
      <w:docPartBody>
        <w:p w:rsidR="00AE2ABF" w:rsidRDefault="00AE2ABF">
          <w:pPr>
            <w:pStyle w:val="6DB14821FC2A446CBC0E4520B11292B8"/>
          </w:pPr>
          <w:r w:rsidRPr="00F37FE2">
            <w:rPr>
              <w:rStyle w:val="PlaceholderText"/>
            </w:rPr>
            <w:t>[Customer name]</w:t>
          </w:r>
        </w:p>
      </w:docPartBody>
    </w:docPart>
    <w:docPart>
      <w:docPartPr>
        <w:name w:val="6C7FBE46BE8D4727A6DCD9FC6363581D"/>
        <w:category>
          <w:name w:val="General"/>
          <w:gallery w:val="placeholder"/>
        </w:category>
        <w:types>
          <w:type w:val="bbPlcHdr"/>
        </w:types>
        <w:behaviors>
          <w:behavior w:val="content"/>
        </w:behaviors>
        <w:guid w:val="{2E967238-5619-4F9C-98F2-AD4CDA3A91DB}"/>
      </w:docPartPr>
      <w:docPartBody>
        <w:p w:rsidR="00AE2ABF" w:rsidRDefault="00AE2ABF">
          <w:pPr>
            <w:pStyle w:val="6C7FBE46BE8D4727A6DCD9FC6363581D"/>
          </w:pPr>
          <w:r w:rsidRPr="00F37FE2">
            <w:rPr>
              <w:rStyle w:val="PlaceholderText"/>
            </w:rPr>
            <w:t>[Customer reference]</w:t>
          </w:r>
        </w:p>
      </w:docPartBody>
    </w:docPart>
    <w:docPart>
      <w:docPartPr>
        <w:name w:val="1160656768DE49BD9E945C3B8A47EC84"/>
        <w:category>
          <w:name w:val="General"/>
          <w:gallery w:val="placeholder"/>
        </w:category>
        <w:types>
          <w:type w:val="bbPlcHdr"/>
        </w:types>
        <w:behaviors>
          <w:behavior w:val="content"/>
        </w:behaviors>
        <w:guid w:val="{BE8E60C2-C751-4AE8-84C0-C987097D9471}"/>
      </w:docPartPr>
      <w:docPartBody>
        <w:p w:rsidR="00AE2ABF" w:rsidRDefault="00AE2ABF">
          <w:pPr>
            <w:pStyle w:val="1160656768DE49BD9E945C3B8A47EC84"/>
          </w:pPr>
          <w:r w:rsidRPr="00F37FE2">
            <w:rPr>
              <w:rStyle w:val="PlaceholderText"/>
            </w:rPr>
            <w:t>[DNV doc No.]</w:t>
          </w:r>
        </w:p>
      </w:docPartBody>
    </w:docPart>
    <w:docPart>
      <w:docPartPr>
        <w:name w:val="40E675DDBF784FFD9972B6F04EC09205"/>
        <w:category>
          <w:name w:val="General"/>
          <w:gallery w:val="placeholder"/>
        </w:category>
        <w:types>
          <w:type w:val="bbPlcHdr"/>
        </w:types>
        <w:behaviors>
          <w:behavior w:val="content"/>
        </w:behaviors>
        <w:guid w:val="{719CB9D3-709F-4EBF-945A-F3F8AF351620}"/>
      </w:docPartPr>
      <w:docPartBody>
        <w:p w:rsidR="00AE2ABF" w:rsidRDefault="00AE2ABF">
          <w:pPr>
            <w:pStyle w:val="40E675DDBF784FFD9972B6F04EC09205"/>
          </w:pPr>
          <w:r w:rsidRPr="00F37FE2">
            <w:rPr>
              <w:rStyle w:val="PlaceholderText"/>
            </w:rPr>
            <w:t>[Date of issue]</w:t>
          </w:r>
        </w:p>
      </w:docPartBody>
    </w:docPart>
    <w:docPart>
      <w:docPartPr>
        <w:name w:val="2F93AC38A5444E27A09FB06E7BA88494"/>
        <w:category>
          <w:name w:val="General"/>
          <w:gallery w:val="placeholder"/>
        </w:category>
        <w:types>
          <w:type w:val="bbPlcHdr"/>
        </w:types>
        <w:behaviors>
          <w:behavior w:val="content"/>
        </w:behaviors>
        <w:guid w:val="{1F17ED8E-7BA2-4CB4-93BE-747C19FFDFF8}"/>
      </w:docPartPr>
      <w:docPartBody>
        <w:p w:rsidR="00AE2ABF" w:rsidRDefault="00AE2ABF">
          <w:pPr>
            <w:pStyle w:val="2F93AC38A5444E27A09FB06E7BA88494"/>
          </w:pPr>
          <w:r w:rsidRPr="00F37FE2">
            <w:rPr>
              <w:rStyle w:val="PlaceholderText"/>
            </w:rPr>
            <w:t>[Date of last revision]</w:t>
          </w:r>
        </w:p>
      </w:docPartBody>
    </w:docPart>
    <w:docPart>
      <w:docPartPr>
        <w:name w:val="C79C4798FCDE45EE9D70E87C096C236A"/>
        <w:category>
          <w:name w:val="General"/>
          <w:gallery w:val="placeholder"/>
        </w:category>
        <w:types>
          <w:type w:val="bbPlcHdr"/>
        </w:types>
        <w:behaviors>
          <w:behavior w:val="content"/>
        </w:behaviors>
        <w:guid w:val="{59700AC7-5A8C-49AE-9C7F-2CC215676C58}"/>
      </w:docPartPr>
      <w:docPartBody>
        <w:p w:rsidR="00AE2ABF" w:rsidRDefault="00AE2ABF">
          <w:pPr>
            <w:pStyle w:val="C79C4798FCDE45EE9D70E87C096C236A"/>
          </w:pPr>
          <w:r w:rsidRPr="00C7640E">
            <w:rPr>
              <w:rStyle w:val="PlaceholderText"/>
            </w:rPr>
            <w:t>Click here to enter text.</w:t>
          </w:r>
        </w:p>
      </w:docPartBody>
    </w:docPart>
    <w:docPart>
      <w:docPartPr>
        <w:name w:val="825F6F3F1EE3478AB704E1A852F6166B"/>
        <w:category>
          <w:name w:val="General"/>
          <w:gallery w:val="placeholder"/>
        </w:category>
        <w:types>
          <w:type w:val="bbPlcHdr"/>
        </w:types>
        <w:behaviors>
          <w:behavior w:val="content"/>
        </w:behaviors>
        <w:guid w:val="{5861EC98-76B6-407E-8F75-6543037DE97F}"/>
      </w:docPartPr>
      <w:docPartBody>
        <w:p w:rsidR="00AE2ABF" w:rsidRDefault="00AE2ABF">
          <w:pPr>
            <w:pStyle w:val="825F6F3F1EE3478AB704E1A852F6166B"/>
          </w:pPr>
          <w:r w:rsidRPr="004A3BEE">
            <w:rPr>
              <w:rStyle w:val="PlaceholderText"/>
            </w:rPr>
            <w:t>Click or tap here to enter text.</w:t>
          </w:r>
        </w:p>
      </w:docPartBody>
    </w:docPart>
    <w:docPart>
      <w:docPartPr>
        <w:name w:val="188CDC9F916747AB8562A7D79B4DD691"/>
        <w:category>
          <w:name w:val="General"/>
          <w:gallery w:val="placeholder"/>
        </w:category>
        <w:types>
          <w:type w:val="bbPlcHdr"/>
        </w:types>
        <w:behaviors>
          <w:behavior w:val="content"/>
        </w:behaviors>
        <w:guid w:val="{7E3CCC68-C26D-447C-9D15-7AAD746C7CE3}"/>
      </w:docPartPr>
      <w:docPartBody>
        <w:p w:rsidR="00AE2ABF" w:rsidRDefault="00AE2ABF">
          <w:pPr>
            <w:pStyle w:val="188CDC9F916747AB8562A7D79B4DD691"/>
          </w:pPr>
          <w:r w:rsidRPr="00F37FE2">
            <w:rPr>
              <w:rStyle w:val="PlaceholderText"/>
            </w:rPr>
            <w:t>[Customer Name]</w:t>
          </w:r>
        </w:p>
      </w:docPartBody>
    </w:docPart>
    <w:docPart>
      <w:docPartPr>
        <w:name w:val="399A62FFF7F144E3BB16AFCC24A59B3C"/>
        <w:category>
          <w:name w:val="General"/>
          <w:gallery w:val="placeholder"/>
        </w:category>
        <w:types>
          <w:type w:val="bbPlcHdr"/>
        </w:types>
        <w:behaviors>
          <w:behavior w:val="content"/>
        </w:behaviors>
        <w:guid w:val="{A1C8989C-7BF4-4B3C-A4C2-2E9980ADA6DD}"/>
      </w:docPartPr>
      <w:docPartBody>
        <w:p w:rsidR="00AE2ABF" w:rsidRDefault="00AE2ABF">
          <w:pPr>
            <w:pStyle w:val="399A62FFF7F144E3BB16AFCC24A59B3C"/>
          </w:pPr>
          <w:r w:rsidRPr="00F37FE2">
            <w:rPr>
              <w:rStyle w:val="PlaceholderText"/>
            </w:rPr>
            <w:t>[Customer Address]</w:t>
          </w:r>
        </w:p>
      </w:docPartBody>
    </w:docPart>
    <w:docPart>
      <w:docPartPr>
        <w:name w:val="D9546B4866A8435D8D68E9D380E6A5FB"/>
        <w:category>
          <w:name w:val="General"/>
          <w:gallery w:val="placeholder"/>
        </w:category>
        <w:types>
          <w:type w:val="bbPlcHdr"/>
        </w:types>
        <w:behaviors>
          <w:behavior w:val="content"/>
        </w:behaviors>
        <w:guid w:val="{4C2DA3E8-5C56-4FBB-8327-3920C0B8C9A2}"/>
      </w:docPartPr>
      <w:docPartBody>
        <w:p w:rsidR="00AE2ABF" w:rsidRDefault="00AE2ABF">
          <w:pPr>
            <w:pStyle w:val="D9546B4866A8435D8D68E9D380E6A5FB"/>
          </w:pPr>
          <w:r w:rsidRPr="004A3BEE">
            <w:rPr>
              <w:rStyle w:val="PlaceholderText"/>
            </w:rPr>
            <w:t>Click or tap here to enter text.</w:t>
          </w:r>
        </w:p>
      </w:docPartBody>
    </w:docPart>
    <w:docPart>
      <w:docPartPr>
        <w:name w:val="DCF740CA526745D1BFE0F5CD4243DE10"/>
        <w:category>
          <w:name w:val="General"/>
          <w:gallery w:val="placeholder"/>
        </w:category>
        <w:types>
          <w:type w:val="bbPlcHdr"/>
        </w:types>
        <w:behaviors>
          <w:behavior w:val="content"/>
        </w:behaviors>
        <w:guid w:val="{7029EBD8-1ACE-439C-A374-751B9F017B52}"/>
      </w:docPartPr>
      <w:docPartBody>
        <w:p w:rsidR="00AE2ABF" w:rsidRDefault="00AE2ABF">
          <w:pPr>
            <w:pStyle w:val="DCF740CA526745D1BFE0F5CD4243DE10"/>
          </w:pPr>
          <w:r w:rsidRPr="00F37FE2">
            <w:rPr>
              <w:rStyle w:val="PlaceholderText"/>
            </w:rPr>
            <w:t>[Customer Reference]</w:t>
          </w:r>
        </w:p>
      </w:docPartBody>
    </w:docPart>
    <w:docPart>
      <w:docPartPr>
        <w:name w:val="041BA8A8F6A84C3FAE5BDF2A447535E8"/>
        <w:category>
          <w:name w:val="General"/>
          <w:gallery w:val="placeholder"/>
        </w:category>
        <w:types>
          <w:type w:val="bbPlcHdr"/>
        </w:types>
        <w:behaviors>
          <w:behavior w:val="content"/>
        </w:behaviors>
        <w:guid w:val="{213CD308-6F6F-4BED-997B-505028BA2E75}"/>
      </w:docPartPr>
      <w:docPartBody>
        <w:p w:rsidR="00AE2ABF" w:rsidRDefault="00AE2ABF">
          <w:pPr>
            <w:pStyle w:val="041BA8A8F6A84C3FAE5BDF2A447535E8"/>
          </w:pPr>
          <w:r w:rsidRPr="00F37FE2">
            <w:rPr>
              <w:rStyle w:val="PlaceholderText"/>
            </w:rPr>
            <w:t>[Contact Person]</w:t>
          </w:r>
        </w:p>
      </w:docPartBody>
    </w:docPart>
    <w:docPart>
      <w:docPartPr>
        <w:name w:val="44100C11FF134DA68CDCEB8A928DE375"/>
        <w:category>
          <w:name w:val="General"/>
          <w:gallery w:val="placeholder"/>
        </w:category>
        <w:types>
          <w:type w:val="bbPlcHdr"/>
        </w:types>
        <w:behaviors>
          <w:behavior w:val="content"/>
        </w:behaviors>
        <w:guid w:val="{2F2FD62D-AB99-461F-B46F-D17D16DADCE0}"/>
      </w:docPartPr>
      <w:docPartBody>
        <w:p w:rsidR="00AE2ABF" w:rsidRDefault="00AE2ABF">
          <w:pPr>
            <w:pStyle w:val="44100C11FF134DA68CDCEB8A928DE375"/>
          </w:pPr>
          <w:r w:rsidRPr="00F37FE2">
            <w:rPr>
              <w:rStyle w:val="PlaceholderText"/>
            </w:rPr>
            <w:t>[DNV Legal Entity]</w:t>
          </w:r>
        </w:p>
      </w:docPartBody>
    </w:docPart>
    <w:docPart>
      <w:docPartPr>
        <w:name w:val="49639E0B93BD44EA970452FD41A5301F"/>
        <w:category>
          <w:name w:val="General"/>
          <w:gallery w:val="placeholder"/>
        </w:category>
        <w:types>
          <w:type w:val="bbPlcHdr"/>
        </w:types>
        <w:behaviors>
          <w:behavior w:val="content"/>
        </w:behaviors>
        <w:guid w:val="{71EA300C-0AEA-4A2E-8E0A-0F6B960194CE}"/>
      </w:docPartPr>
      <w:docPartBody>
        <w:p w:rsidR="00AE2ABF" w:rsidRDefault="00AE2ABF">
          <w:pPr>
            <w:pStyle w:val="49639E0B93BD44EA970452FD41A5301F"/>
          </w:pPr>
          <w:r w:rsidRPr="00F37FE2">
            <w:rPr>
              <w:rStyle w:val="PlaceholderText"/>
            </w:rPr>
            <w:t>[DNV Organisation Unit]</w:t>
          </w:r>
        </w:p>
      </w:docPartBody>
    </w:docPart>
    <w:docPart>
      <w:docPartPr>
        <w:name w:val="A2ABFF93C3E24D38AB134DD81DC1ABE1"/>
        <w:category>
          <w:name w:val="General"/>
          <w:gallery w:val="placeholder"/>
        </w:category>
        <w:types>
          <w:type w:val="bbPlcHdr"/>
        </w:types>
        <w:behaviors>
          <w:behavior w:val="content"/>
        </w:behaviors>
        <w:guid w:val="{EB2B6623-83FB-4A23-94BC-3BD785BFC425}"/>
      </w:docPartPr>
      <w:docPartBody>
        <w:p w:rsidR="00AE2ABF" w:rsidRDefault="00AE2ABF">
          <w:pPr>
            <w:pStyle w:val="A2ABFF93C3E24D38AB134DD81DC1ABE1"/>
          </w:pPr>
          <w:r w:rsidRPr="00F37FE2">
            <w:rPr>
              <w:rStyle w:val="PlaceholderText"/>
            </w:rPr>
            <w:t>[DNV Address]</w:t>
          </w:r>
        </w:p>
      </w:docPartBody>
    </w:docPart>
    <w:docPart>
      <w:docPartPr>
        <w:name w:val="6C90FEB576074D74BC95C25BEB9ED1B3"/>
        <w:category>
          <w:name w:val="General"/>
          <w:gallery w:val="placeholder"/>
        </w:category>
        <w:types>
          <w:type w:val="bbPlcHdr"/>
        </w:types>
        <w:behaviors>
          <w:behavior w:val="content"/>
        </w:behaviors>
        <w:guid w:val="{E3C5E20C-D707-482F-AFEC-68642420F592}"/>
      </w:docPartPr>
      <w:docPartBody>
        <w:p w:rsidR="00AE2ABF" w:rsidRDefault="00AE2ABF">
          <w:pPr>
            <w:pStyle w:val="6C90FEB576074D74BC95C25BEB9ED1B3"/>
          </w:pPr>
          <w:r w:rsidRPr="00F37FE2">
            <w:rPr>
              <w:rStyle w:val="PlaceholderText"/>
            </w:rPr>
            <w:t>[DNV Telephone]</w:t>
          </w:r>
        </w:p>
      </w:docPartBody>
    </w:docPart>
    <w:docPart>
      <w:docPartPr>
        <w:name w:val="89B01DDCECE943478A7974780691BB3C"/>
        <w:category>
          <w:name w:val="General"/>
          <w:gallery w:val="placeholder"/>
        </w:category>
        <w:types>
          <w:type w:val="bbPlcHdr"/>
        </w:types>
        <w:behaviors>
          <w:behavior w:val="content"/>
        </w:behaviors>
        <w:guid w:val="{EFEB5007-9029-49C7-B605-D976EE586B8F}"/>
      </w:docPartPr>
      <w:docPartBody>
        <w:p w:rsidR="00AE2ABF" w:rsidRDefault="00AE2ABF">
          <w:pPr>
            <w:pStyle w:val="89B01DDCECE943478A7974780691BB3C"/>
          </w:pPr>
          <w:r w:rsidRPr="004A3BEE">
            <w:rPr>
              <w:rStyle w:val="PlaceholderText"/>
            </w:rPr>
            <w:t>Click or tap here to enter text.</w:t>
          </w:r>
        </w:p>
      </w:docPartBody>
    </w:docPart>
    <w:docPart>
      <w:docPartPr>
        <w:name w:val="1D2F5E1714D54997B67D14FB4C01DDAB"/>
        <w:category>
          <w:name w:val="General"/>
          <w:gallery w:val="placeholder"/>
        </w:category>
        <w:types>
          <w:type w:val="bbPlcHdr"/>
        </w:types>
        <w:behaviors>
          <w:behavior w:val="content"/>
        </w:behaviors>
        <w:guid w:val="{66BDF27C-406E-42DC-B59C-746D2238D52E}"/>
      </w:docPartPr>
      <w:docPartBody>
        <w:p w:rsidR="00AE2ABF" w:rsidRDefault="00AE2ABF">
          <w:pPr>
            <w:pStyle w:val="1D2F5E1714D54997B67D14FB4C01DDAB"/>
          </w:pPr>
          <w:r w:rsidRPr="00F37FE2">
            <w:rPr>
              <w:rStyle w:val="PlaceholderText"/>
            </w:rPr>
            <w:t>[Proposal Title]</w:t>
          </w:r>
        </w:p>
      </w:docPartBody>
    </w:docPart>
    <w:docPart>
      <w:docPartPr>
        <w:name w:val="292607AEA5FC421DB1D2B5AF6B584875"/>
        <w:category>
          <w:name w:val="General"/>
          <w:gallery w:val="placeholder"/>
        </w:category>
        <w:types>
          <w:type w:val="bbPlcHdr"/>
        </w:types>
        <w:behaviors>
          <w:behavior w:val="content"/>
        </w:behaviors>
        <w:guid w:val="{15D50CDB-92DC-4721-8F44-D18C652614F3}"/>
      </w:docPartPr>
      <w:docPartBody>
        <w:p w:rsidR="00AE2ABF" w:rsidRDefault="00AE2ABF">
          <w:pPr>
            <w:pStyle w:val="292607AEA5FC421DB1D2B5AF6B584875"/>
          </w:pPr>
          <w:r w:rsidRPr="004A3BEE">
            <w:rPr>
              <w:rStyle w:val="PlaceholderText"/>
            </w:rPr>
            <w:t>Click or tap here to enter text.</w:t>
          </w:r>
        </w:p>
      </w:docPartBody>
    </w:docPart>
    <w:docPart>
      <w:docPartPr>
        <w:name w:val="0A2547F4CE8C4565A8226DF35486D7EB"/>
        <w:category>
          <w:name w:val="General"/>
          <w:gallery w:val="placeholder"/>
        </w:category>
        <w:types>
          <w:type w:val="bbPlcHdr"/>
        </w:types>
        <w:behaviors>
          <w:behavior w:val="content"/>
        </w:behaviors>
        <w:guid w:val="{7B39D04F-A175-4068-8C09-E4364594AD5A}"/>
      </w:docPartPr>
      <w:docPartBody>
        <w:p w:rsidR="00AE2ABF" w:rsidRDefault="00AE2ABF">
          <w:pPr>
            <w:pStyle w:val="0A2547F4CE8C4565A8226DF35486D7EB"/>
          </w:pPr>
          <w:r w:rsidRPr="00F37FE2">
            <w:rPr>
              <w:rStyle w:val="PlaceholderText"/>
            </w:rPr>
            <w:t>[Date of issue]</w:t>
          </w:r>
        </w:p>
      </w:docPartBody>
    </w:docPart>
    <w:docPart>
      <w:docPartPr>
        <w:name w:val="3F72134302734618B0185B0ECBF05E4C"/>
        <w:category>
          <w:name w:val="General"/>
          <w:gallery w:val="placeholder"/>
        </w:category>
        <w:types>
          <w:type w:val="bbPlcHdr"/>
        </w:types>
        <w:behaviors>
          <w:behavior w:val="content"/>
        </w:behaviors>
        <w:guid w:val="{4EE4961D-453C-40E4-BCE9-88C13B6A5DA2}"/>
      </w:docPartPr>
      <w:docPartBody>
        <w:p w:rsidR="00AE2ABF" w:rsidRDefault="00AE2ABF">
          <w:pPr>
            <w:pStyle w:val="3F72134302734618B0185B0ECBF05E4C"/>
          </w:pPr>
          <w:r w:rsidRPr="00F37FE2">
            <w:rPr>
              <w:rStyle w:val="PlaceholderText"/>
            </w:rPr>
            <w:t>[Date of last revision]</w:t>
          </w:r>
        </w:p>
      </w:docPartBody>
    </w:docPart>
    <w:docPart>
      <w:docPartPr>
        <w:name w:val="7539AF3FEDBF47728AF475DEA14BC75E"/>
        <w:category>
          <w:name w:val="General"/>
          <w:gallery w:val="placeholder"/>
        </w:category>
        <w:types>
          <w:type w:val="bbPlcHdr"/>
        </w:types>
        <w:behaviors>
          <w:behavior w:val="content"/>
        </w:behaviors>
        <w:guid w:val="{1C6750DB-25F0-45AF-B1D5-92AA7B7DFA8C}"/>
      </w:docPartPr>
      <w:docPartBody>
        <w:p w:rsidR="00AE2ABF" w:rsidRDefault="00AE2ABF">
          <w:pPr>
            <w:pStyle w:val="7539AF3FEDBF47728AF475DEA14BC75E"/>
          </w:pPr>
          <w:r w:rsidRPr="00F37FE2">
            <w:rPr>
              <w:lang w:val="en-GB"/>
            </w:rPr>
            <w:t>3</w:t>
          </w:r>
        </w:p>
      </w:docPartBody>
    </w:docPart>
    <w:docPart>
      <w:docPartPr>
        <w:name w:val="7DA9407FDD254CDA84126A0186C73F1F"/>
        <w:category>
          <w:name w:val="General"/>
          <w:gallery w:val="placeholder"/>
        </w:category>
        <w:types>
          <w:type w:val="bbPlcHdr"/>
        </w:types>
        <w:behaviors>
          <w:behavior w:val="content"/>
        </w:behaviors>
        <w:guid w:val="{22885777-2AF2-46CC-B8C8-0C2430C8D840}"/>
      </w:docPartPr>
      <w:docPartBody>
        <w:p w:rsidR="00AE2ABF" w:rsidRDefault="00AE2ABF">
          <w:pPr>
            <w:pStyle w:val="7DA9407FDD254CDA84126A0186C73F1F"/>
          </w:pPr>
          <w:r w:rsidRPr="00F37FE2">
            <w:rPr>
              <w:rStyle w:val="PlaceholderText"/>
            </w:rPr>
            <w:t>[DNV Legal Entity]</w:t>
          </w:r>
        </w:p>
      </w:docPartBody>
    </w:docPart>
    <w:docPart>
      <w:docPartPr>
        <w:name w:val="AE2027D9A58B42B28ABD3947CB120B6F"/>
        <w:category>
          <w:name w:val="General"/>
          <w:gallery w:val="placeholder"/>
        </w:category>
        <w:types>
          <w:type w:val="bbPlcHdr"/>
        </w:types>
        <w:behaviors>
          <w:behavior w:val="content"/>
        </w:behaviors>
        <w:guid w:val="{39E07161-3C01-457E-861D-0D87B7960846}"/>
      </w:docPartPr>
      <w:docPartBody>
        <w:p w:rsidR="00AE2ABF" w:rsidRDefault="00AE2ABF">
          <w:pPr>
            <w:pStyle w:val="AE2027D9A58B42B28ABD3947CB120B6F"/>
          </w:pPr>
          <w:r w:rsidRPr="00F37FE2">
            <w:rPr>
              <w:rStyle w:val="PlaceholderText"/>
            </w:rPr>
            <w:t>[Name]</w:t>
          </w:r>
        </w:p>
      </w:docPartBody>
    </w:docPart>
    <w:docPart>
      <w:docPartPr>
        <w:name w:val="3912B1ED6AB7473CB2F28EAFBEBC99D1"/>
        <w:category>
          <w:name w:val="General"/>
          <w:gallery w:val="placeholder"/>
        </w:category>
        <w:types>
          <w:type w:val="bbPlcHdr"/>
        </w:types>
        <w:behaviors>
          <w:behavior w:val="content"/>
        </w:behaviors>
        <w:guid w:val="{73705E01-7AE7-4824-BC0A-1A420F4956C9}"/>
      </w:docPartPr>
      <w:docPartBody>
        <w:p w:rsidR="00AE2ABF" w:rsidRDefault="00AE2ABF">
          <w:pPr>
            <w:pStyle w:val="3912B1ED6AB7473CB2F28EAFBEBC99D1"/>
          </w:pPr>
          <w:r w:rsidRPr="00F37FE2">
            <w:rPr>
              <w:rStyle w:val="PlaceholderText"/>
            </w:rPr>
            <w:t>[Name]</w:t>
          </w:r>
        </w:p>
      </w:docPartBody>
    </w:docPart>
    <w:docPart>
      <w:docPartPr>
        <w:name w:val="31B60DE38E904DEA96DE65ADB40957ED"/>
        <w:category>
          <w:name w:val="General"/>
          <w:gallery w:val="placeholder"/>
        </w:category>
        <w:types>
          <w:type w:val="bbPlcHdr"/>
        </w:types>
        <w:behaviors>
          <w:behavior w:val="content"/>
        </w:behaviors>
        <w:guid w:val="{B674273E-BBF7-4A76-9E77-769E0A387EC4}"/>
      </w:docPartPr>
      <w:docPartBody>
        <w:p w:rsidR="00AE2ABF" w:rsidRDefault="00AE2ABF">
          <w:pPr>
            <w:pStyle w:val="31B60DE38E904DEA96DE65ADB40957ED"/>
          </w:pPr>
          <w:r w:rsidRPr="003D6CE0">
            <w:rPr>
              <w:rStyle w:val="PlaceholderText"/>
            </w:rPr>
            <w:t>Click here to enter text.</w:t>
          </w:r>
        </w:p>
      </w:docPartBody>
    </w:docPart>
    <w:docPart>
      <w:docPartPr>
        <w:name w:val="828DDAD25B144969BE94029BA4DD56CE"/>
        <w:category>
          <w:name w:val="General"/>
          <w:gallery w:val="placeholder"/>
        </w:category>
        <w:types>
          <w:type w:val="bbPlcHdr"/>
        </w:types>
        <w:behaviors>
          <w:behavior w:val="content"/>
        </w:behaviors>
        <w:guid w:val="{589DA85E-C3A5-4A0B-A963-24C90B3B248A}"/>
      </w:docPartPr>
      <w:docPartBody>
        <w:p w:rsidR="00AE2ABF" w:rsidRDefault="00AE2ABF">
          <w:pPr>
            <w:pStyle w:val="828DDAD25B144969BE94029BA4DD56CE"/>
          </w:pPr>
          <w:r w:rsidRPr="003D6CE0">
            <w:rPr>
              <w:rStyle w:val="PlaceholderText"/>
            </w:rPr>
            <w:t>Click here to enter text.</w:t>
          </w:r>
        </w:p>
      </w:docPartBody>
    </w:docPart>
    <w:docPart>
      <w:docPartPr>
        <w:name w:val="9533D1B2D1574FB4AAA3E538F454A480"/>
        <w:category>
          <w:name w:val="General"/>
          <w:gallery w:val="placeholder"/>
        </w:category>
        <w:types>
          <w:type w:val="bbPlcHdr"/>
        </w:types>
        <w:behaviors>
          <w:behavior w:val="content"/>
        </w:behaviors>
        <w:guid w:val="{C3397F8E-65CF-4E0A-9ECF-F7FA7D7C2E47}"/>
      </w:docPartPr>
      <w:docPartBody>
        <w:p w:rsidR="00AE2ABF" w:rsidRDefault="00AE2ABF">
          <w:pPr>
            <w:pStyle w:val="9533D1B2D1574FB4AAA3E538F454A480"/>
          </w:pPr>
          <w:r w:rsidRPr="003D6CE0">
            <w:rPr>
              <w:rStyle w:val="PlaceholderText"/>
            </w:rPr>
            <w:t>Click here to enter text.</w:t>
          </w:r>
        </w:p>
      </w:docPartBody>
    </w:docPart>
    <w:docPart>
      <w:docPartPr>
        <w:name w:val="EEA1ED1E95CF4576A362B2E50724A083"/>
        <w:category>
          <w:name w:val="General"/>
          <w:gallery w:val="placeholder"/>
        </w:category>
        <w:types>
          <w:type w:val="bbPlcHdr"/>
        </w:types>
        <w:behaviors>
          <w:behavior w:val="content"/>
        </w:behaviors>
        <w:guid w:val="{A605A8D5-2D51-479F-A101-4666578E80D2}"/>
      </w:docPartPr>
      <w:docPartBody>
        <w:p w:rsidR="00AE2ABF" w:rsidRDefault="00AE2ABF">
          <w:pPr>
            <w:pStyle w:val="EEA1ED1E95CF4576A362B2E50724A083"/>
          </w:pPr>
          <w:r w:rsidRPr="003D6CE0">
            <w:rPr>
              <w:rStyle w:val="PlaceholderText"/>
            </w:rPr>
            <w:t>Click here to enter text.</w:t>
          </w:r>
        </w:p>
      </w:docPartBody>
    </w:docPart>
    <w:docPart>
      <w:docPartPr>
        <w:name w:val="B27F66C0C5404532B0C3BC96C9730719"/>
        <w:category>
          <w:name w:val="General"/>
          <w:gallery w:val="placeholder"/>
        </w:category>
        <w:types>
          <w:type w:val="bbPlcHdr"/>
        </w:types>
        <w:behaviors>
          <w:behavior w:val="content"/>
        </w:behaviors>
        <w:guid w:val="{B12CE596-233A-4E45-9F9B-57F78E7C0CFF}"/>
      </w:docPartPr>
      <w:docPartBody>
        <w:p w:rsidR="00AE2ABF" w:rsidRDefault="00AE2ABF">
          <w:pPr>
            <w:pStyle w:val="B27F66C0C5404532B0C3BC96C9730719"/>
          </w:pPr>
          <w:r w:rsidRPr="003D6CE0">
            <w:rPr>
              <w:rStyle w:val="PlaceholderText"/>
            </w:rPr>
            <w:t>Click here to enter text.</w:t>
          </w:r>
        </w:p>
      </w:docPartBody>
    </w:docPart>
    <w:docPart>
      <w:docPartPr>
        <w:name w:val="EDACEA79EC04416495D1EAF6EE557A5E"/>
        <w:category>
          <w:name w:val="General"/>
          <w:gallery w:val="placeholder"/>
        </w:category>
        <w:types>
          <w:type w:val="bbPlcHdr"/>
        </w:types>
        <w:behaviors>
          <w:behavior w:val="content"/>
        </w:behaviors>
        <w:guid w:val="{303431FF-32C6-4CD8-9C11-05719A64084A}"/>
      </w:docPartPr>
      <w:docPartBody>
        <w:p w:rsidR="00AE2ABF" w:rsidRDefault="00AE2ABF">
          <w:pPr>
            <w:pStyle w:val="EDACEA79EC04416495D1EAF6EE557A5E"/>
          </w:pPr>
          <w:r w:rsidRPr="003D6CE0">
            <w:rPr>
              <w:rStyle w:val="PlaceholderText"/>
            </w:rPr>
            <w:t>Click here to enter text.</w:t>
          </w:r>
        </w:p>
      </w:docPartBody>
    </w:docPart>
    <w:docPart>
      <w:docPartPr>
        <w:name w:val="2CD9F1DF548F434F9A94B4ADF0F6A81C"/>
        <w:category>
          <w:name w:val="General"/>
          <w:gallery w:val="placeholder"/>
        </w:category>
        <w:types>
          <w:type w:val="bbPlcHdr"/>
        </w:types>
        <w:behaviors>
          <w:behavior w:val="content"/>
        </w:behaviors>
        <w:guid w:val="{1DFE4038-D5DB-4D9D-A091-FCE031859D30}"/>
      </w:docPartPr>
      <w:docPartBody>
        <w:p w:rsidR="00AE2ABF" w:rsidRDefault="00AE2ABF">
          <w:pPr>
            <w:pStyle w:val="2CD9F1DF548F434F9A94B4ADF0F6A81C"/>
          </w:pPr>
          <w:r w:rsidRPr="003D6CE0">
            <w:rPr>
              <w:rStyle w:val="PlaceholderText"/>
            </w:rPr>
            <w:t>Click here to enter text.</w:t>
          </w:r>
        </w:p>
      </w:docPartBody>
    </w:docPart>
    <w:docPart>
      <w:docPartPr>
        <w:name w:val="1F61B410AC604BDF85B242CED41CA6E0"/>
        <w:category>
          <w:name w:val="General"/>
          <w:gallery w:val="placeholder"/>
        </w:category>
        <w:types>
          <w:type w:val="bbPlcHdr"/>
        </w:types>
        <w:behaviors>
          <w:behavior w:val="content"/>
        </w:behaviors>
        <w:guid w:val="{D4B91578-515E-403C-9524-55DEDC457D6E}"/>
      </w:docPartPr>
      <w:docPartBody>
        <w:p w:rsidR="00AE2ABF" w:rsidRDefault="00AE2ABF">
          <w:pPr>
            <w:pStyle w:val="1F61B410AC604BDF85B242CED41CA6E0"/>
          </w:pPr>
          <w:r w:rsidRPr="003D6CE0">
            <w:rPr>
              <w:rStyle w:val="PlaceholderText"/>
            </w:rPr>
            <w:t>Click here to enter text.</w:t>
          </w:r>
        </w:p>
      </w:docPartBody>
    </w:docPart>
    <w:docPart>
      <w:docPartPr>
        <w:name w:val="FE5DE82AC55743BD8B853FDA3AA17026"/>
        <w:category>
          <w:name w:val="General"/>
          <w:gallery w:val="placeholder"/>
        </w:category>
        <w:types>
          <w:type w:val="bbPlcHdr"/>
        </w:types>
        <w:behaviors>
          <w:behavior w:val="content"/>
        </w:behaviors>
        <w:guid w:val="{233E35C3-C6EB-4B2A-96D9-47FE217FA8AD}"/>
      </w:docPartPr>
      <w:docPartBody>
        <w:p w:rsidR="00AE2ABF" w:rsidRDefault="00AE2ABF">
          <w:pPr>
            <w:pStyle w:val="FE5DE82AC55743BD8B853FDA3AA17026"/>
          </w:pPr>
          <w:r w:rsidRPr="003D6CE0">
            <w:rPr>
              <w:rStyle w:val="PlaceholderText"/>
            </w:rPr>
            <w:t>Click here to enter text.</w:t>
          </w:r>
        </w:p>
      </w:docPartBody>
    </w:docPart>
    <w:docPart>
      <w:docPartPr>
        <w:name w:val="EE5591689DDE4C1596213F175E31541C"/>
        <w:category>
          <w:name w:val="General"/>
          <w:gallery w:val="placeholder"/>
        </w:category>
        <w:types>
          <w:type w:val="bbPlcHdr"/>
        </w:types>
        <w:behaviors>
          <w:behavior w:val="content"/>
        </w:behaviors>
        <w:guid w:val="{93D9EF79-0589-4A72-8E14-DE5D82D9ED7E}"/>
      </w:docPartPr>
      <w:docPartBody>
        <w:p w:rsidR="00AE2ABF" w:rsidRDefault="00AE2ABF">
          <w:pPr>
            <w:pStyle w:val="EE5591689DDE4C1596213F175E31541C"/>
          </w:pPr>
          <w:r w:rsidRPr="003D6CE0">
            <w:rPr>
              <w:rStyle w:val="PlaceholderText"/>
            </w:rPr>
            <w:t>Click here to enter text.</w:t>
          </w:r>
        </w:p>
      </w:docPartBody>
    </w:docPart>
    <w:docPart>
      <w:docPartPr>
        <w:name w:val="E42EDE135E56475382E7AAC354068A50"/>
        <w:category>
          <w:name w:val="General"/>
          <w:gallery w:val="placeholder"/>
        </w:category>
        <w:types>
          <w:type w:val="bbPlcHdr"/>
        </w:types>
        <w:behaviors>
          <w:behavior w:val="content"/>
        </w:behaviors>
        <w:guid w:val="{28134BF8-4F6F-4DEB-A370-2EF192414008}"/>
      </w:docPartPr>
      <w:docPartBody>
        <w:p w:rsidR="00AE2ABF" w:rsidRDefault="00AE2ABF">
          <w:pPr>
            <w:pStyle w:val="E42EDE135E56475382E7AAC354068A50"/>
          </w:pPr>
          <w:r w:rsidRPr="003D6CE0">
            <w:rPr>
              <w:rStyle w:val="PlaceholderText"/>
            </w:rPr>
            <w:t>Click here to enter text.</w:t>
          </w:r>
        </w:p>
      </w:docPartBody>
    </w:docPart>
    <w:docPart>
      <w:docPartPr>
        <w:name w:val="23D82732C6844E6DB1540D78C84909E1"/>
        <w:category>
          <w:name w:val="General"/>
          <w:gallery w:val="placeholder"/>
        </w:category>
        <w:types>
          <w:type w:val="bbPlcHdr"/>
        </w:types>
        <w:behaviors>
          <w:behavior w:val="content"/>
        </w:behaviors>
        <w:guid w:val="{01E3058C-820A-4782-9726-5D5657788D0F}"/>
      </w:docPartPr>
      <w:docPartBody>
        <w:p w:rsidR="00AE2ABF" w:rsidRDefault="00AE2ABF">
          <w:pPr>
            <w:pStyle w:val="23D82732C6844E6DB1540D78C84909E1"/>
          </w:pPr>
          <w:r w:rsidRPr="003D6CE0">
            <w:rPr>
              <w:rStyle w:val="PlaceholderText"/>
            </w:rPr>
            <w:t>Click here to enter text.</w:t>
          </w:r>
        </w:p>
      </w:docPartBody>
    </w:docPart>
    <w:docPart>
      <w:docPartPr>
        <w:name w:val="D07602C9D9F64234A47D729FA71C5C81"/>
        <w:category>
          <w:name w:val="General"/>
          <w:gallery w:val="placeholder"/>
        </w:category>
        <w:types>
          <w:type w:val="bbPlcHdr"/>
        </w:types>
        <w:behaviors>
          <w:behavior w:val="content"/>
        </w:behaviors>
        <w:guid w:val="{67520C16-B1BB-4513-8A63-3145D660DB60}"/>
      </w:docPartPr>
      <w:docPartBody>
        <w:p w:rsidR="00AE2ABF" w:rsidRDefault="00AE2ABF">
          <w:pPr>
            <w:pStyle w:val="D07602C9D9F64234A47D729FA71C5C81"/>
          </w:pPr>
          <w:r w:rsidRPr="003D6CE0">
            <w:rPr>
              <w:rStyle w:val="PlaceholderText"/>
            </w:rPr>
            <w:t>Click here to enter text.</w:t>
          </w:r>
        </w:p>
      </w:docPartBody>
    </w:docPart>
    <w:docPart>
      <w:docPartPr>
        <w:name w:val="D482AA84B14543F7AA646D9B8C2F020A"/>
        <w:category>
          <w:name w:val="General"/>
          <w:gallery w:val="placeholder"/>
        </w:category>
        <w:types>
          <w:type w:val="bbPlcHdr"/>
        </w:types>
        <w:behaviors>
          <w:behavior w:val="content"/>
        </w:behaviors>
        <w:guid w:val="{F16CCAF8-7729-49C7-A670-298E83D1A18E}"/>
      </w:docPartPr>
      <w:docPartBody>
        <w:p w:rsidR="00AE2ABF" w:rsidRDefault="00AE2ABF">
          <w:pPr>
            <w:pStyle w:val="D482AA84B14543F7AA646D9B8C2F020A"/>
          </w:pPr>
          <w:r w:rsidRPr="00F37FE2">
            <w:rPr>
              <w:lang w:val="en-GB"/>
            </w:rPr>
            <w:t>[frame agreement number/reference]</w:t>
          </w:r>
        </w:p>
      </w:docPartBody>
    </w:docPart>
    <w:docPart>
      <w:docPartPr>
        <w:name w:val="36F39BD08E09478CB47A5CDD649BCD67"/>
        <w:category>
          <w:name w:val="General"/>
          <w:gallery w:val="placeholder"/>
        </w:category>
        <w:types>
          <w:type w:val="bbPlcHdr"/>
        </w:types>
        <w:behaviors>
          <w:behavior w:val="content"/>
        </w:behaviors>
        <w:guid w:val="{CB2E2A81-2019-4605-B5CE-07C2866A9205}"/>
      </w:docPartPr>
      <w:docPartBody>
        <w:p w:rsidR="00AE2ABF" w:rsidRDefault="00AE2ABF">
          <w:pPr>
            <w:pStyle w:val="36F39BD08E09478CB47A5CDD649BCD67"/>
          </w:pPr>
          <w:r w:rsidRPr="003D6CE0">
            <w:rPr>
              <w:rStyle w:val="PlaceholderText"/>
            </w:rPr>
            <w:t>Click here to enter text.</w:t>
          </w:r>
        </w:p>
      </w:docPartBody>
    </w:docPart>
    <w:docPart>
      <w:docPartPr>
        <w:name w:val="46A9B118FFBF4C1B8B0CF50C0A11A7FE"/>
        <w:category>
          <w:name w:val="General"/>
          <w:gallery w:val="placeholder"/>
        </w:category>
        <w:types>
          <w:type w:val="bbPlcHdr"/>
        </w:types>
        <w:behaviors>
          <w:behavior w:val="content"/>
        </w:behaviors>
        <w:guid w:val="{02DA0AEC-2E65-4BD0-BEB5-9EACFAD87BB6}"/>
      </w:docPartPr>
      <w:docPartBody>
        <w:p w:rsidR="00AE2ABF" w:rsidRDefault="00AE2ABF">
          <w:pPr>
            <w:pStyle w:val="46A9B118FFBF4C1B8B0CF50C0A11A7FE"/>
          </w:pPr>
          <w:r w:rsidRPr="003D6CE0">
            <w:rPr>
              <w:rStyle w:val="PlaceholderText"/>
            </w:rPr>
            <w:t>Click here to enter text.</w:t>
          </w:r>
        </w:p>
      </w:docPartBody>
    </w:docPart>
    <w:docPart>
      <w:docPartPr>
        <w:name w:val="F75675957E174626B3E9B7156D68C9B1"/>
        <w:category>
          <w:name w:val="General"/>
          <w:gallery w:val="placeholder"/>
        </w:category>
        <w:types>
          <w:type w:val="bbPlcHdr"/>
        </w:types>
        <w:behaviors>
          <w:behavior w:val="content"/>
        </w:behaviors>
        <w:guid w:val="{4ECC6962-AC8F-4C17-BAA5-02AC300B3087}"/>
      </w:docPartPr>
      <w:docPartBody>
        <w:p w:rsidR="00AE2ABF" w:rsidRDefault="00AE2ABF">
          <w:pPr>
            <w:pStyle w:val="F75675957E174626B3E9B7156D68C9B1"/>
          </w:pPr>
          <w:r>
            <w:rPr>
              <w:rStyle w:val="PlaceholderText"/>
            </w:rPr>
            <w:t>[DNV Doc. No.]</w:t>
          </w:r>
        </w:p>
      </w:docPartBody>
    </w:docPart>
    <w:docPart>
      <w:docPartPr>
        <w:name w:val="C1F74C5BA1384819A19E18F2AE1E87AE"/>
        <w:category>
          <w:name w:val="General"/>
          <w:gallery w:val="placeholder"/>
        </w:category>
        <w:types>
          <w:type w:val="bbPlcHdr"/>
        </w:types>
        <w:behaviors>
          <w:behavior w:val="content"/>
        </w:behaviors>
        <w:guid w:val="{59F6686E-6B2B-4217-860A-4D0F96C1217F}"/>
      </w:docPartPr>
      <w:docPartBody>
        <w:p w:rsidR="00AE2ABF" w:rsidRDefault="00AE2ABF">
          <w:pPr>
            <w:pStyle w:val="C1F74C5BA1384819A19E18F2AE1E87AE"/>
          </w:pPr>
          <w:r>
            <w:rPr>
              <w:rStyle w:val="PlaceholderText"/>
            </w:rPr>
            <w:t>[Date of last revision]</w:t>
          </w:r>
        </w:p>
      </w:docPartBody>
    </w:docPart>
    <w:docPart>
      <w:docPartPr>
        <w:name w:val="34A8426F1B0A465988AB0A7FB03FFC75"/>
        <w:category>
          <w:name w:val="General"/>
          <w:gallery w:val="placeholder"/>
        </w:category>
        <w:types>
          <w:type w:val="bbPlcHdr"/>
        </w:types>
        <w:behaviors>
          <w:behavior w:val="content"/>
        </w:behaviors>
        <w:guid w:val="{6D0828D6-525B-4622-9A65-55F8B97FABFE}"/>
      </w:docPartPr>
      <w:docPartBody>
        <w:p w:rsidR="00AE2ABF" w:rsidRDefault="00AE2ABF">
          <w:pPr>
            <w:pStyle w:val="34A8426F1B0A465988AB0A7FB03FFC75"/>
          </w:pPr>
          <w:r>
            <w:rPr>
              <w:rStyle w:val="PlaceholderText"/>
            </w:rPr>
            <w:t>[DNV Doc. No.]</w:t>
          </w:r>
        </w:p>
      </w:docPartBody>
    </w:docPart>
    <w:docPart>
      <w:docPartPr>
        <w:name w:val="EDF4ED8F16CF4990970EC9A3236BDED3"/>
        <w:category>
          <w:name w:val="General"/>
          <w:gallery w:val="placeholder"/>
        </w:category>
        <w:types>
          <w:type w:val="bbPlcHdr"/>
        </w:types>
        <w:behaviors>
          <w:behavior w:val="content"/>
        </w:behaviors>
        <w:guid w:val="{B4CA475B-21B0-44A6-8C25-FB19CACFC1B4}"/>
      </w:docPartPr>
      <w:docPartBody>
        <w:p w:rsidR="00AE2ABF" w:rsidRDefault="00AE2ABF">
          <w:pPr>
            <w:pStyle w:val="EDF4ED8F16CF4990970EC9A3236BDED3"/>
          </w:pPr>
          <w:r>
            <w:rPr>
              <w:rStyle w:val="PlaceholderText"/>
            </w:rPr>
            <w:t>[Date of last revision]</w:t>
          </w:r>
        </w:p>
      </w:docPartBody>
    </w:docPart>
    <w:docPart>
      <w:docPartPr>
        <w:name w:val="FA7C448B9C974E6685F6BC760AD2E891"/>
        <w:category>
          <w:name w:val="General"/>
          <w:gallery w:val="placeholder"/>
        </w:category>
        <w:types>
          <w:type w:val="bbPlcHdr"/>
        </w:types>
        <w:behaviors>
          <w:behavior w:val="content"/>
        </w:behaviors>
        <w:guid w:val="{3BD91B75-9A27-4DD5-8963-91A3C6A260B3}"/>
      </w:docPartPr>
      <w:docPartBody>
        <w:p w:rsidR="006E5EBB" w:rsidRDefault="00AE2ABF" w:rsidP="006E5EBB">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rsidR="006E5EBB" w:rsidRDefault="00AE2ABF" w:rsidP="006E5EBB">
          <w:pPr>
            <w:pStyle w:val="DNVGL-Hidden"/>
          </w:pPr>
          <w:r>
            <w:t xml:space="preserve">Easy way to replace picture: </w:t>
          </w:r>
        </w:p>
        <w:p w:rsidR="00AE2ABF" w:rsidRDefault="00AE2ABF">
          <w:pPr>
            <w:pStyle w:val="FA7C448B9C974E6685F6BC760AD2E891"/>
          </w:pPr>
          <w:r>
            <w:t>Double-click on the picture, right-click, select “Change Picture”…</w:t>
          </w:r>
        </w:p>
      </w:docPartBody>
    </w:docPart>
    <w:docPart>
      <w:docPartPr>
        <w:name w:val="89F73833BC5E4FB19653B1EE3417AEAD"/>
        <w:category>
          <w:name w:val="General"/>
          <w:gallery w:val="placeholder"/>
        </w:category>
        <w:types>
          <w:type w:val="bbPlcHdr"/>
        </w:types>
        <w:behaviors>
          <w:behavior w:val="content"/>
        </w:behaviors>
        <w:guid w:val="{B4406E63-7071-46E0-9497-0532C982F762}"/>
      </w:docPartPr>
      <w:docPartBody>
        <w:p w:rsidR="006E5EBB" w:rsidRDefault="00AE2ABF" w:rsidP="00AE2ABF">
          <w:pPr>
            <w:pStyle w:val="89F73833BC5E4FB19653B1EE3417AEAD"/>
          </w:pPr>
          <w:r w:rsidRPr="004A3BEE">
            <w:rPr>
              <w:rStyle w:val="PlaceholderText"/>
            </w:rPr>
            <w:t>Click or tap here to enter text.</w:t>
          </w:r>
        </w:p>
      </w:docPartBody>
    </w:docPart>
    <w:docPart>
      <w:docPartPr>
        <w:name w:val="3EB436E1E30B4CCCB3EBBBE42DDFDAAE"/>
        <w:category>
          <w:name w:val="General"/>
          <w:gallery w:val="placeholder"/>
        </w:category>
        <w:types>
          <w:type w:val="bbPlcHdr"/>
        </w:types>
        <w:behaviors>
          <w:behavior w:val="content"/>
        </w:behaviors>
        <w:guid w:val="{3406D8EA-0149-412B-9122-443F73F69962}"/>
      </w:docPartPr>
      <w:docPartBody>
        <w:p w:rsidR="006E5EBB" w:rsidRDefault="00AE2ABF" w:rsidP="00AE2ABF">
          <w:pPr>
            <w:pStyle w:val="3EB436E1E30B4CCCB3EBBBE42DDFDAAE"/>
          </w:pPr>
          <w:r w:rsidRPr="00F37FE2">
            <w:rPr>
              <w:rStyle w:val="PlaceholderText"/>
            </w:rPr>
            <w:t>[DNV doc. No.]</w:t>
          </w:r>
        </w:p>
      </w:docPartBody>
    </w:docPart>
    <w:docPart>
      <w:docPartPr>
        <w:name w:val="E4DB067BEA3343728117AF63D3171B05"/>
        <w:category>
          <w:name w:val="General"/>
          <w:gallery w:val="placeholder"/>
        </w:category>
        <w:types>
          <w:type w:val="bbPlcHdr"/>
        </w:types>
        <w:behaviors>
          <w:behavior w:val="content"/>
        </w:behaviors>
        <w:guid w:val="{3E0A60CE-85E9-4DCD-A37F-359891E726C9}"/>
      </w:docPartPr>
      <w:docPartBody>
        <w:p w:rsidR="006E5EBB" w:rsidRDefault="00AE2ABF" w:rsidP="00AE2ABF">
          <w:pPr>
            <w:pStyle w:val="E4DB067BEA3343728117AF63D3171B05"/>
          </w:pPr>
          <w:r w:rsidRPr="00F37FE2">
            <w:rPr>
              <w:vanish/>
            </w:rPr>
            <w:t>[currency]</w:t>
          </w:r>
        </w:p>
      </w:docPartBody>
    </w:docPart>
    <w:docPart>
      <w:docPartPr>
        <w:name w:val="B5E03ABA910540C9A3438CCFAF17E787"/>
        <w:category>
          <w:name w:val="General"/>
          <w:gallery w:val="placeholder"/>
        </w:category>
        <w:types>
          <w:type w:val="bbPlcHdr"/>
        </w:types>
        <w:behaviors>
          <w:behavior w:val="content"/>
        </w:behaviors>
        <w:guid w:val="{ABA0811C-0201-4762-88AE-C2A28601BA39}"/>
      </w:docPartPr>
      <w:docPartBody>
        <w:p w:rsidR="006E5EBB" w:rsidRDefault="00AE2ABF" w:rsidP="00AE2ABF">
          <w:pPr>
            <w:pStyle w:val="B5E03ABA910540C9A3438CCFAF17E787"/>
          </w:pPr>
          <w:r w:rsidRPr="00F37FE2">
            <w:rPr>
              <w:rStyle w:val="PlaceholderText"/>
            </w:rPr>
            <w:t>[DNV org. No.]</w:t>
          </w:r>
        </w:p>
      </w:docPartBody>
    </w:docPart>
    <w:docPart>
      <w:docPartPr>
        <w:name w:val="2A87918AE5324E8386FA4D16B66D3520"/>
        <w:category>
          <w:name w:val="General"/>
          <w:gallery w:val="placeholder"/>
        </w:category>
        <w:types>
          <w:type w:val="bbPlcHdr"/>
        </w:types>
        <w:behaviors>
          <w:behavior w:val="content"/>
        </w:behaviors>
        <w:guid w:val="{044837C2-1B1B-4329-9728-69CEF62DD023}"/>
      </w:docPartPr>
      <w:docPartBody>
        <w:p w:rsidR="000D4DC2" w:rsidRDefault="000D4DC2">
          <w:pPr>
            <w:pStyle w:val="2A87918AE5324E8386FA4D16B66D3520"/>
          </w:pPr>
          <w:r>
            <w:rPr>
              <w:rStyle w:val="PlaceholderText"/>
            </w:rPr>
            <w:t>[DNV Doc. No.]</w:t>
          </w:r>
        </w:p>
      </w:docPartBody>
    </w:docPart>
    <w:docPart>
      <w:docPartPr>
        <w:name w:val="14E83B3EAB3E4D92B7127F5A63D59AE2"/>
        <w:category>
          <w:name w:val="General"/>
          <w:gallery w:val="placeholder"/>
        </w:category>
        <w:types>
          <w:type w:val="bbPlcHdr"/>
        </w:types>
        <w:behaviors>
          <w:behavior w:val="content"/>
        </w:behaviors>
        <w:guid w:val="{3126CE69-FA4C-48D6-ADB2-0A11018B8A0D}"/>
      </w:docPartPr>
      <w:docPartBody>
        <w:p w:rsidR="000D4DC2" w:rsidRDefault="000D4DC2">
          <w:pPr>
            <w:pStyle w:val="14E83B3EAB3E4D92B7127F5A63D59AE2"/>
          </w:pPr>
          <w:r>
            <w:rPr>
              <w:rStyle w:val="PlaceholderText"/>
            </w:rPr>
            <w:t>[Date of last revision]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ABF"/>
    <w:rsid w:val="00097EFE"/>
    <w:rsid w:val="000D4DC2"/>
    <w:rsid w:val="00137B46"/>
    <w:rsid w:val="00497C72"/>
    <w:rsid w:val="0051014E"/>
    <w:rsid w:val="00580DBA"/>
    <w:rsid w:val="005B1B1E"/>
    <w:rsid w:val="005F597A"/>
    <w:rsid w:val="00604684"/>
    <w:rsid w:val="006D7507"/>
    <w:rsid w:val="006D7EA3"/>
    <w:rsid w:val="006E5EBB"/>
    <w:rsid w:val="007F115E"/>
    <w:rsid w:val="00843874"/>
    <w:rsid w:val="008455E6"/>
    <w:rsid w:val="00852414"/>
    <w:rsid w:val="00870E13"/>
    <w:rsid w:val="009242EE"/>
    <w:rsid w:val="00AE2ABF"/>
    <w:rsid w:val="00CF76F8"/>
    <w:rsid w:val="00FA34D2"/>
    <w:rsid w:val="00FC53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PlaceholderText">
    <w:name w:val="Placeholder Text"/>
    <w:basedOn w:val="DefaultParagraphFont"/>
    <w:uiPriority w:val="99"/>
    <w:rsid w:val="00AE2ABF"/>
    <w:rPr>
      <w:noProof/>
      <w:vanish/>
      <w:color w:val="808080"/>
      <w:lang w:val="en-GB"/>
    </w:rPr>
  </w:style>
  <w:style w:type="paragraph" w:customStyle="1" w:styleId="22821658342B43CAB51A3EC8BFB5E945">
    <w:name w:val="22821658342B43CAB51A3EC8BFB5E945"/>
  </w:style>
  <w:style w:type="paragraph" w:customStyle="1" w:styleId="C362823881DF4A5DA4E8F99227EB6603">
    <w:name w:val="C362823881DF4A5DA4E8F99227EB6603"/>
  </w:style>
  <w:style w:type="paragraph" w:customStyle="1" w:styleId="6DB14821FC2A446CBC0E4520B11292B8">
    <w:name w:val="6DB14821FC2A446CBC0E4520B11292B8"/>
  </w:style>
  <w:style w:type="paragraph" w:customStyle="1" w:styleId="6C7FBE46BE8D4727A6DCD9FC6363581D">
    <w:name w:val="6C7FBE46BE8D4727A6DCD9FC6363581D"/>
  </w:style>
  <w:style w:type="paragraph" w:customStyle="1" w:styleId="1160656768DE49BD9E945C3B8A47EC84">
    <w:name w:val="1160656768DE49BD9E945C3B8A47EC84"/>
  </w:style>
  <w:style w:type="paragraph" w:customStyle="1" w:styleId="40E675DDBF784FFD9972B6F04EC09205">
    <w:name w:val="40E675DDBF784FFD9972B6F04EC09205"/>
  </w:style>
  <w:style w:type="paragraph" w:customStyle="1" w:styleId="2F93AC38A5444E27A09FB06E7BA88494">
    <w:name w:val="2F93AC38A5444E27A09FB06E7BA88494"/>
  </w:style>
  <w:style w:type="paragraph" w:customStyle="1" w:styleId="C79C4798FCDE45EE9D70E87C096C236A">
    <w:name w:val="C79C4798FCDE45EE9D70E87C096C236A"/>
  </w:style>
  <w:style w:type="paragraph" w:customStyle="1" w:styleId="825F6F3F1EE3478AB704E1A852F6166B">
    <w:name w:val="825F6F3F1EE3478AB704E1A852F6166B"/>
  </w:style>
  <w:style w:type="paragraph" w:customStyle="1" w:styleId="188CDC9F916747AB8562A7D79B4DD691">
    <w:name w:val="188CDC9F916747AB8562A7D79B4DD691"/>
  </w:style>
  <w:style w:type="paragraph" w:customStyle="1" w:styleId="399A62FFF7F144E3BB16AFCC24A59B3C">
    <w:name w:val="399A62FFF7F144E3BB16AFCC24A59B3C"/>
  </w:style>
  <w:style w:type="paragraph" w:customStyle="1" w:styleId="D9546B4866A8435D8D68E9D380E6A5FB">
    <w:name w:val="D9546B4866A8435D8D68E9D380E6A5FB"/>
  </w:style>
  <w:style w:type="paragraph" w:customStyle="1" w:styleId="DCF740CA526745D1BFE0F5CD4243DE10">
    <w:name w:val="DCF740CA526745D1BFE0F5CD4243DE10"/>
  </w:style>
  <w:style w:type="paragraph" w:customStyle="1" w:styleId="041BA8A8F6A84C3FAE5BDF2A447535E8">
    <w:name w:val="041BA8A8F6A84C3FAE5BDF2A447535E8"/>
  </w:style>
  <w:style w:type="paragraph" w:customStyle="1" w:styleId="44100C11FF134DA68CDCEB8A928DE375">
    <w:name w:val="44100C11FF134DA68CDCEB8A928DE375"/>
  </w:style>
  <w:style w:type="paragraph" w:customStyle="1" w:styleId="49639E0B93BD44EA970452FD41A5301F">
    <w:name w:val="49639E0B93BD44EA970452FD41A5301F"/>
  </w:style>
  <w:style w:type="paragraph" w:customStyle="1" w:styleId="A2ABFF93C3E24D38AB134DD81DC1ABE1">
    <w:name w:val="A2ABFF93C3E24D38AB134DD81DC1ABE1"/>
  </w:style>
  <w:style w:type="paragraph" w:customStyle="1" w:styleId="6C90FEB576074D74BC95C25BEB9ED1B3">
    <w:name w:val="6C90FEB576074D74BC95C25BEB9ED1B3"/>
  </w:style>
  <w:style w:type="paragraph" w:customStyle="1" w:styleId="89B01DDCECE943478A7974780691BB3C">
    <w:name w:val="89B01DDCECE943478A7974780691BB3C"/>
  </w:style>
  <w:style w:type="paragraph" w:customStyle="1" w:styleId="1D2F5E1714D54997B67D14FB4C01DDAB">
    <w:name w:val="1D2F5E1714D54997B67D14FB4C01DDAB"/>
  </w:style>
  <w:style w:type="paragraph" w:customStyle="1" w:styleId="292607AEA5FC421DB1D2B5AF6B584875">
    <w:name w:val="292607AEA5FC421DB1D2B5AF6B584875"/>
  </w:style>
  <w:style w:type="paragraph" w:customStyle="1" w:styleId="0A2547F4CE8C4565A8226DF35486D7EB">
    <w:name w:val="0A2547F4CE8C4565A8226DF35486D7EB"/>
  </w:style>
  <w:style w:type="paragraph" w:customStyle="1" w:styleId="3F72134302734618B0185B0ECBF05E4C">
    <w:name w:val="3F72134302734618B0185B0ECBF05E4C"/>
  </w:style>
  <w:style w:type="paragraph" w:customStyle="1" w:styleId="7539AF3FEDBF47728AF475DEA14BC75E">
    <w:name w:val="7539AF3FEDBF47728AF475DEA14BC75E"/>
  </w:style>
  <w:style w:type="paragraph" w:customStyle="1" w:styleId="7DA9407FDD254CDA84126A0186C73F1F">
    <w:name w:val="7DA9407FDD254CDA84126A0186C73F1F"/>
  </w:style>
  <w:style w:type="paragraph" w:customStyle="1" w:styleId="AE2027D9A58B42B28ABD3947CB120B6F">
    <w:name w:val="AE2027D9A58B42B28ABD3947CB120B6F"/>
  </w:style>
  <w:style w:type="paragraph" w:customStyle="1" w:styleId="3912B1ED6AB7473CB2F28EAFBEBC99D1">
    <w:name w:val="3912B1ED6AB7473CB2F28EAFBEBC99D1"/>
  </w:style>
  <w:style w:type="paragraph" w:customStyle="1" w:styleId="EFAFF7F5AD26470FA6C65367182E5104">
    <w:name w:val="EFAFF7F5AD26470FA6C65367182E5104"/>
  </w:style>
  <w:style w:type="paragraph" w:customStyle="1" w:styleId="31B60DE38E904DEA96DE65ADB40957ED">
    <w:name w:val="31B60DE38E904DEA96DE65ADB40957ED"/>
  </w:style>
  <w:style w:type="paragraph" w:customStyle="1" w:styleId="F96B0671BD9547DFB0FE48ABA4EF6148">
    <w:name w:val="F96B0671BD9547DFB0FE48ABA4EF6148"/>
  </w:style>
  <w:style w:type="paragraph" w:customStyle="1" w:styleId="828DDAD25B144969BE94029BA4DD56CE">
    <w:name w:val="828DDAD25B144969BE94029BA4DD56CE"/>
  </w:style>
  <w:style w:type="paragraph" w:customStyle="1" w:styleId="9533D1B2D1574FB4AAA3E538F454A480">
    <w:name w:val="9533D1B2D1574FB4AAA3E538F454A480"/>
  </w:style>
  <w:style w:type="paragraph" w:customStyle="1" w:styleId="EEA1ED1E95CF4576A362B2E50724A083">
    <w:name w:val="EEA1ED1E95CF4576A362B2E50724A083"/>
  </w:style>
  <w:style w:type="paragraph" w:customStyle="1" w:styleId="B27F66C0C5404532B0C3BC96C9730719">
    <w:name w:val="B27F66C0C5404532B0C3BC96C9730719"/>
  </w:style>
  <w:style w:type="paragraph" w:customStyle="1" w:styleId="EDACEA79EC04416495D1EAF6EE557A5E">
    <w:name w:val="EDACEA79EC04416495D1EAF6EE557A5E"/>
  </w:style>
  <w:style w:type="paragraph" w:customStyle="1" w:styleId="2CD9F1DF548F434F9A94B4ADF0F6A81C">
    <w:name w:val="2CD9F1DF548F434F9A94B4ADF0F6A81C"/>
  </w:style>
  <w:style w:type="paragraph" w:customStyle="1" w:styleId="1F61B410AC604BDF85B242CED41CA6E0">
    <w:name w:val="1F61B410AC604BDF85B242CED41CA6E0"/>
  </w:style>
  <w:style w:type="paragraph" w:customStyle="1" w:styleId="FE5DE82AC55743BD8B853FDA3AA17026">
    <w:name w:val="FE5DE82AC55743BD8B853FDA3AA17026"/>
  </w:style>
  <w:style w:type="paragraph" w:customStyle="1" w:styleId="EE5591689DDE4C1596213F175E31541C">
    <w:name w:val="EE5591689DDE4C1596213F175E31541C"/>
  </w:style>
  <w:style w:type="paragraph" w:customStyle="1" w:styleId="E42EDE135E56475382E7AAC354068A50">
    <w:name w:val="E42EDE135E56475382E7AAC354068A50"/>
  </w:style>
  <w:style w:type="paragraph" w:customStyle="1" w:styleId="23D82732C6844E6DB1540D78C84909E1">
    <w:name w:val="23D82732C6844E6DB1540D78C84909E1"/>
  </w:style>
  <w:style w:type="paragraph" w:customStyle="1" w:styleId="D07602C9D9F64234A47D729FA71C5C81">
    <w:name w:val="D07602C9D9F64234A47D729FA71C5C81"/>
  </w:style>
  <w:style w:type="paragraph" w:customStyle="1" w:styleId="D482AA84B14543F7AA646D9B8C2F020A">
    <w:name w:val="D482AA84B14543F7AA646D9B8C2F020A"/>
  </w:style>
  <w:style w:type="paragraph" w:customStyle="1" w:styleId="36F39BD08E09478CB47A5CDD649BCD67">
    <w:name w:val="36F39BD08E09478CB47A5CDD649BCD67"/>
  </w:style>
  <w:style w:type="paragraph" w:customStyle="1" w:styleId="46A9B118FFBF4C1B8B0CF50C0A11A7FE">
    <w:name w:val="46A9B118FFBF4C1B8B0CF50C0A11A7FE"/>
  </w:style>
  <w:style w:type="paragraph" w:customStyle="1" w:styleId="F75675957E174626B3E9B7156D68C9B1">
    <w:name w:val="F75675957E174626B3E9B7156D68C9B1"/>
  </w:style>
  <w:style w:type="paragraph" w:customStyle="1" w:styleId="C1F74C5BA1384819A19E18F2AE1E87AE">
    <w:name w:val="C1F74C5BA1384819A19E18F2AE1E87AE"/>
  </w:style>
  <w:style w:type="paragraph" w:customStyle="1" w:styleId="34A8426F1B0A465988AB0A7FB03FFC75">
    <w:name w:val="34A8426F1B0A465988AB0A7FB03FFC75"/>
  </w:style>
  <w:style w:type="paragraph" w:customStyle="1" w:styleId="EDF4ED8F16CF4990970EC9A3236BDED3">
    <w:name w:val="EDF4ED8F16CF4990970EC9A3236BDED3"/>
  </w:style>
  <w:style w:type="paragraph" w:customStyle="1" w:styleId="DNVGL-Hidden">
    <w:name w:val="DNVGL-Hidden"/>
    <w:basedOn w:val="Normal"/>
    <w:next w:val="BodyText"/>
    <w:link w:val="DNVGL-HiddenChar"/>
    <w:uiPriority w:val="99"/>
    <w:pPr>
      <w:spacing w:after="0" w:line="240" w:lineRule="auto"/>
    </w:pPr>
    <w:rPr>
      <w:rFonts w:ascii="Arial" w:hAnsi="Arial" w:cs="Arial"/>
      <w:noProof/>
      <w:vanish/>
      <w:color w:val="FF0000"/>
      <w:sz w:val="18"/>
      <w:szCs w:val="18"/>
      <w:lang w:val="en-GB" w:eastAsia="zh-CN"/>
    </w:rPr>
  </w:style>
  <w:style w:type="character" w:customStyle="1" w:styleId="DNVGL-HiddenChar">
    <w:name w:val="DNVGL-Hidden Char"/>
    <w:basedOn w:val="DefaultParagraphFont"/>
    <w:link w:val="DNVGL-Hidden"/>
    <w:uiPriority w:val="99"/>
    <w:rPr>
      <w:rFonts w:ascii="Arial" w:hAnsi="Arial" w:cs="Arial"/>
      <w:noProof/>
      <w:vanish/>
      <w:color w:val="FF0000"/>
      <w:sz w:val="18"/>
      <w:szCs w:val="18"/>
      <w:lang w:val="en-GB" w:eastAsia="zh-CN"/>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FA7C448B9C974E6685F6BC760AD2E891">
    <w:name w:val="FA7C448B9C974E6685F6BC760AD2E891"/>
  </w:style>
  <w:style w:type="paragraph" w:customStyle="1" w:styleId="89F73833BC5E4FB19653B1EE3417AEAD">
    <w:name w:val="89F73833BC5E4FB19653B1EE3417AEAD"/>
    <w:rsid w:val="00AE2ABF"/>
  </w:style>
  <w:style w:type="paragraph" w:customStyle="1" w:styleId="3EB436E1E30B4CCCB3EBBBE42DDFDAAE">
    <w:name w:val="3EB436E1E30B4CCCB3EBBBE42DDFDAAE"/>
    <w:rsid w:val="00AE2ABF"/>
  </w:style>
  <w:style w:type="paragraph" w:customStyle="1" w:styleId="E4DB067BEA3343728117AF63D3171B05">
    <w:name w:val="E4DB067BEA3343728117AF63D3171B05"/>
    <w:rsid w:val="00AE2ABF"/>
  </w:style>
  <w:style w:type="paragraph" w:customStyle="1" w:styleId="B5E03ABA910540C9A3438CCFAF17E787">
    <w:name w:val="B5E03ABA910540C9A3438CCFAF17E787"/>
    <w:rsid w:val="00AE2ABF"/>
  </w:style>
  <w:style w:type="paragraph" w:customStyle="1" w:styleId="2A87918AE5324E8386FA4D16B66D3520">
    <w:name w:val="2A87918AE5324E8386FA4D16B66D3520"/>
  </w:style>
  <w:style w:type="paragraph" w:customStyle="1" w:styleId="14E83B3EAB3E4D92B7127F5A63D59AE2">
    <w:name w:val="14E83B3EAB3E4D92B7127F5A63D59A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a42a9483-72bf-471e-98a1-306c9f709294">
      <Value>Advisory NEMEA</Value>
    </Region>
  </documentManagement>
</p:properties>
</file>

<file path=customXml/item3.xml><?xml version="1.0" encoding="utf-8"?>
<root>
  <Tag name="DpPropTitle01">NESO Long-Term 2029 (LT29) Stability Services</Tag>
  <Tag name="DgCustomer01">Peak Gen</Tag>
  <Tag name="DgCustomerRef01"/>
  <Tag name="DgDNVDocNo01"/>
  <Tag name="DgDocDate01"/>
  <Tag name="DgRevDate01"/>
  <Tag name="DgCustomerAddress01"/>
  <Tag name="DgContactPerson01"/>
  <Tag name="DgDNVLegalEntity01">DNV Netherlands B.V.</Tag>
  <Tag name="DgDnvOrgUnitLong01">Energy Systems</Tag>
  <Tag name="DgDnvOfficePost01">Utrechtseweg 310-B50, 6812 AR Arnhem, The Netherlands</Tag>
  <Tag name="DgDnvTelephone01">+31 6 xxxx xxxx</Tag>
  <Tag name="DgDnvEnterpriseNo01">09006404</Tag>
  <Tag name="DgPropValidityMonths01"/>
  <Tag name="DgAuthorName01"/>
  <Tag name="DgAuthorTitle01"/>
  <Tag name="DgApprovedBy01"/>
  <Tag name="DgApprovedByTitle01"/>
  <Tag name="CurrencyCode"/>
  <Tag name="FrameAgreementNumber"/>
  <Tag name="DgLegalInformation01"/>
  <Tag name="eFormsAipLabel"/>
</root>
</file>

<file path=customXml/item4.xml><?xml version="1.0" encoding="utf-8"?>
<ct:contentTypeSchema xmlns:ct="http://schemas.microsoft.com/office/2006/metadata/contentType" xmlns:ma="http://schemas.microsoft.com/office/2006/metadata/properties/metaAttributes" ct:_="" ma:_="" ma:contentTypeName="Document" ma:contentTypeID="0x010100F66DBBF6EB28DA4FACCB66C623C49DBF" ma:contentTypeVersion="16" ma:contentTypeDescription="Create a new document." ma:contentTypeScope="" ma:versionID="ce687fcbe731afe333fc7b38e4a5c06c">
  <xsd:schema xmlns:xsd="http://www.w3.org/2001/XMLSchema" xmlns:xs="http://www.w3.org/2001/XMLSchema" xmlns:p="http://schemas.microsoft.com/office/2006/metadata/properties" xmlns:ns2="a42a9483-72bf-471e-98a1-306c9f709294" xmlns:ns3="ed2fa4aa-725c-45eb-af42-dc2b4a4b7c3f" targetNamespace="http://schemas.microsoft.com/office/2006/metadata/properties" ma:root="true" ma:fieldsID="cb3cc9032c53f1d844c508e862072fb8" ns2:_="" ns3:_="">
    <xsd:import namespace="a42a9483-72bf-471e-98a1-306c9f709294"/>
    <xsd:import namespace="ed2fa4aa-725c-45eb-af42-dc2b4a4b7c3f"/>
    <xsd:element name="properties">
      <xsd:complexType>
        <xsd:sequence>
          <xsd:element name="documentManagement">
            <xsd:complexType>
              <xsd:all>
                <xsd:element ref="ns2:Region"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2a9483-72bf-471e-98a1-306c9f709294" elementFormDefault="qualified">
    <xsd:import namespace="http://schemas.microsoft.com/office/2006/documentManagement/types"/>
    <xsd:import namespace="http://schemas.microsoft.com/office/infopath/2007/PartnerControls"/>
    <xsd:element name="Region" ma:index="8" nillable="true" ma:displayName="Region" ma:internalName="Region" ma:readOnly="false">
      <xsd:complexType>
        <xsd:complexContent>
          <xsd:extension base="dms:MultiChoice">
            <xsd:sequence>
              <xsd:element name="Value" maxOccurs="unbounded" minOccurs="0" nillable="true">
                <xsd:simpleType>
                  <xsd:restriction base="dms:Choice">
                    <xsd:enumeration value="Advisory APAC"/>
                    <xsd:enumeration value="Advisory Americas (EA)"/>
                    <xsd:enumeration value="Advisory Americas (RA)"/>
                    <xsd:enumeration value="Advisory BeNeLux"/>
                    <xsd:enumeration value="Advisory CEMed"/>
                    <xsd:enumeration value="Advisory NEMEA"/>
                    <xsd:enumeration value="RC"/>
                    <xsd:enumeration value="SUS"/>
                    <xsd:enumeration value="O&amp;G Groningen"/>
                  </xsd:restriction>
                </xsd:simpleType>
              </xsd:element>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2fa4aa-725c-45eb-af42-dc2b4a4b7c3f"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BA7DBF-82BB-48B6-9437-FE92BE094572}">
  <ds:schemaRefs>
    <ds:schemaRef ds:uri="http://schemas.microsoft.com/sharepoint/v3/contenttype/forms"/>
  </ds:schemaRefs>
</ds:datastoreItem>
</file>

<file path=customXml/itemProps2.xml><?xml version="1.0" encoding="utf-8"?>
<ds:datastoreItem xmlns:ds="http://schemas.openxmlformats.org/officeDocument/2006/customXml" ds:itemID="{7FAF4096-51D1-465A-821D-78A95B0C6F46}">
  <ds:schemaRefs>
    <ds:schemaRef ds:uri="http://schemas.microsoft.com/office/2006/metadata/properties"/>
    <ds:schemaRef ds:uri="http://schemas.microsoft.com/office/infopath/2007/PartnerControls"/>
    <ds:schemaRef ds:uri="a42a9483-72bf-471e-98a1-306c9f709294"/>
  </ds:schemaRefs>
</ds:datastoreItem>
</file>

<file path=customXml/itemProps3.xml><?xml version="1.0" encoding="utf-8"?>
<ds:datastoreItem xmlns:ds="http://schemas.openxmlformats.org/officeDocument/2006/customXml" ds:itemID="{9B080735-027D-44B9-A4A0-910DD22B4D04}">
  <ds:schemaRefs/>
</ds:datastoreItem>
</file>

<file path=customXml/itemProps4.xml><?xml version="1.0" encoding="utf-8"?>
<ds:datastoreItem xmlns:ds="http://schemas.openxmlformats.org/officeDocument/2006/customXml" ds:itemID="{FF96D551-C8EF-4E69-9D5B-F1323CF9D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2a9483-72bf-471e-98a1-306c9f709294"/>
    <ds:schemaRef ds:uri="ed2fa4aa-725c-45eb-af42-dc2b4a4b7c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2fbb032-08bf-4f1e-af46-2528cd3f96ca}" enabled="1" method="Privilege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843</TotalTime>
  <Pages>15</Pages>
  <Words>3624</Words>
  <Characters>19393</Characters>
  <Application>Microsoft Office Word</Application>
  <DocSecurity>0</DocSecurity>
  <Lines>570</Lines>
  <Paragraphs>205</Paragraphs>
  <ScaleCrop>false</ScaleCrop>
  <HeadingPairs>
    <vt:vector size="2" baseType="variant">
      <vt:variant>
        <vt:lpstr>Title</vt:lpstr>
      </vt:variant>
      <vt:variant>
        <vt:i4>1</vt:i4>
      </vt:variant>
    </vt:vector>
  </HeadingPairs>
  <TitlesOfParts>
    <vt:vector size="1" baseType="lpstr">
      <vt:lpstr>DNV Proposal Template ES NE English Basic_NL use</vt:lpstr>
    </vt:vector>
  </TitlesOfParts>
  <Company/>
  <LinksUpToDate>false</LinksUpToDate>
  <CharactersWithSpaces>22812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DNV Proposal Template ES NE English Basic_NL use</dc:title>
  <dc:subject/>
  <dc:creator>Ree, Monique van</dc:creator>
  <cp:keywords/>
  <cp:lastModifiedBy>Schutte, Peet</cp:lastModifiedBy>
  <cp:revision>3</cp:revision>
  <dcterms:created xsi:type="dcterms:W3CDTF">2026-03-09T21:16:00Z</dcterms:created>
  <dcterms:modified xsi:type="dcterms:W3CDTF">2026-03-20T11:09:00Z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B build">
    <vt:lpwstr>20210215 083633</vt:lpwstr>
  </property>
  <property fmtid="{D5CDD505-2E9C-101B-9397-08002B2CF9AE}" pid="3" name="TB name">
    <vt:lpwstr>PRP 002</vt:lpwstr>
  </property>
  <property fmtid="{D5CDD505-2E9C-101B-9397-08002B2CF9AE}" pid="4" name="TB id">
    <vt:lpwstr>8745</vt:lpwstr>
  </property>
  <property fmtid="{D5CDD505-2E9C-101B-9397-08002B2CF9AE}" pid="5" name="TB filename">
    <vt:lpwstr>PRP002.dotx</vt:lpwstr>
  </property>
  <property fmtid="{D5CDD505-2E9C-101B-9397-08002B2CF9AE}" pid="6" name="ContentTypeId">
    <vt:lpwstr>0x010100F66DBBF6EB28DA4FACCB66C623C49DBF</vt:lpwstr>
  </property>
  <property fmtid="{D5CDD505-2E9C-101B-9397-08002B2CF9AE}" pid="7" name="MSIP_Label_22fbb032-08bf-4f1e-af46-2528cd3f96ca_Enabled">
    <vt:lpwstr>true</vt:lpwstr>
  </property>
  <property fmtid="{D5CDD505-2E9C-101B-9397-08002B2CF9AE}" pid="8" name="MSIP_Label_22fbb032-08bf-4f1e-af46-2528cd3f96ca_SetDate">
    <vt:lpwstr>2021-04-13T07:31:04Z</vt:lpwstr>
  </property>
  <property fmtid="{D5CDD505-2E9C-101B-9397-08002B2CF9AE}" pid="9" name="MSIP_Label_22fbb032-08bf-4f1e-af46-2528cd3f96ca_Method">
    <vt:lpwstr>Privileged</vt:lpwstr>
  </property>
  <property fmtid="{D5CDD505-2E9C-101B-9397-08002B2CF9AE}" pid="10" name="MSIP_Label_22fbb032-08bf-4f1e-af46-2528cd3f96ca_Name">
    <vt:lpwstr>22fbb032-08bf-4f1e-af46-2528cd3f96ca</vt:lpwstr>
  </property>
  <property fmtid="{D5CDD505-2E9C-101B-9397-08002B2CF9AE}" pid="11" name="MSIP_Label_22fbb032-08bf-4f1e-af46-2528cd3f96ca_SiteId">
    <vt:lpwstr>adf10e2b-b6e9-41d6-be2f-c12bb566019c</vt:lpwstr>
  </property>
  <property fmtid="{D5CDD505-2E9C-101B-9397-08002B2CF9AE}" pid="12" name="MSIP_Label_22fbb032-08bf-4f1e-af46-2528cd3f96ca_ActionId">
    <vt:lpwstr>f2194232-854a-4cdd-a1ca-e00034a6e754</vt:lpwstr>
  </property>
  <property fmtid="{D5CDD505-2E9C-101B-9397-08002B2CF9AE}" pid="13" name="MSIP_Label_22fbb032-08bf-4f1e-af46-2528cd3f96ca_ContentBits">
    <vt:lpwstr>0</vt:lpwstr>
  </property>
  <property fmtid="{D5CDD505-2E9C-101B-9397-08002B2CF9AE}" pid="14" name="docLang">
    <vt:lpwstr>en</vt:lpwstr>
  </property>
</Properties>
</file>