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t xml:space="preserve">Proposal for </w:t>
            </w:r>
          </w:p>
          <w:p w14:paraId="7D10DBEB" w14:textId="77777777" w:rsidR="00F37FE2" w:rsidRPr="00F37FE2" w:rsidRDefault="00000000" w:rsidP="00814BAA">
            <w:pPr>
              <w:pStyle w:val="DNVGL-Cover-ReportTitle"/>
            </w:pPr>
            <w:sdt>
              <w:sdtPr>
                <w:alias w:val="Proposal title"/>
                <w:tag w:val="DpPropTitle01"/>
                <w:id w:val="-289053439"/>
                <w:placeholder>
                  <w:docPart w:val="C362823881DF4A5DA4E8F99227EB6603"/>
                </w:placeholder>
                <w:showingPlcHdr/>
                <w:dataBinding w:xpath="//Tag[@name='DpPropTitle01']" w:storeItemID="{9B080735-027D-44B9-A4A0-910DD22B4D04}"/>
                <w:text w:multiLine="1"/>
              </w:sdtPr>
              <w:sdtContent>
                <w:r>
                  <w:rPr>
                    <w:rStyle w:val="PlaceholderText"/>
                  </w:rPr>
                  <w:t>[Proposal title]</w:t>
                </w:r>
              </w:sdtContent>
            </w:sdt>
          </w:p>
          <w:sdt>
            <w:sdtPr>
              <w:alias w:val="Customer name"/>
              <w:tag w:val="DgCustomer01"/>
              <w:id w:val="577260748"/>
              <w:placeholder>
                <w:docPart w:val="6DB14821FC2A446CBC0E4520B11292B8"/>
              </w:placeholder>
              <w:showingPlcHdr/>
              <w:dataBinding w:xpath="//Tag[@name='DgCustomer01']" w:storeItemID="{9B080735-027D-44B9-A4A0-910DD22B4D04}"/>
              <w:text w:multiLine="1"/>
            </w:sdtPr>
            <w:sdtContent>
              <w:p w14:paraId="0AD1AF0D" w14:textId="77777777" w:rsidR="00F37FE2" w:rsidRPr="00F37FE2" w:rsidRDefault="00F37FE2" w:rsidP="00814BAA">
                <w:pPr>
                  <w:pStyle w:val="DNVGL-Cover-Company"/>
                </w:pPr>
                <w:r>
                  <w:rPr>
                    <w:rStyle w:val="PlaceholderText"/>
                  </w:rPr>
                  <w:t>[Customer name]</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Pr>
                <w:b/>
                <w:bCs/>
              </w:rPr>
              <w:t>Customer Reference:</w:t>
            </w:r>
            <w:r>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Pr>
                    <w:rStyle w:val="PlaceholderText"/>
                  </w:rPr>
                  <w:t>[Customer reference]</w:t>
                </w:r>
              </w:sdtContent>
            </w:sdt>
          </w:p>
          <w:p w14:paraId="2260B820" w14:textId="77777777" w:rsidR="00F37FE2" w:rsidRPr="00F37FE2" w:rsidRDefault="00F37FE2" w:rsidP="00814BAA">
            <w:pPr>
              <w:pStyle w:val="DNVGL-Details"/>
            </w:pPr>
            <w:r>
              <w:rPr>
                <w:b/>
                <w:bCs/>
              </w:rPr>
              <w:t>DNV doc No:</w:t>
            </w:r>
            <w:r>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Pr>
                    <w:rStyle w:val="PlaceholderText"/>
                  </w:rPr>
                  <w:t>[DNV doc No.]</w:t>
                </w:r>
              </w:sdtContent>
            </w:sdt>
          </w:p>
          <w:p w14:paraId="738465B5" w14:textId="77777777" w:rsidR="00F37FE2" w:rsidRPr="00F37FE2" w:rsidRDefault="00F37FE2" w:rsidP="00814BAA">
            <w:pPr>
              <w:pStyle w:val="DNVGL-Details"/>
            </w:pPr>
            <w:r>
              <w:rPr>
                <w:b/>
                <w:bCs/>
              </w:rPr>
              <w:t>Date of first issue:</w:t>
            </w:r>
            <w:r>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Pr>
                    <w:rStyle w:val="PlaceholderText"/>
                  </w:rPr>
                  <w:t>[Date of issue]</w:t>
                </w:r>
              </w:sdtContent>
            </w:sdt>
          </w:p>
          <w:p w14:paraId="393ED8E6" w14:textId="77777777" w:rsidR="00F37FE2" w:rsidRPr="00F37FE2" w:rsidRDefault="00F37FE2" w:rsidP="00814BAA">
            <w:pPr>
              <w:pStyle w:val="DNVGL-Details"/>
            </w:pPr>
            <w:r>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Pr>
                    <w:sz w:val="13"/>
                    <w:szCs w:val="13"/>
                  </w:rPr>
                  <w:t xml:space="preserve">Title page. </w:t>
                  <w:tab/>
                </w:r>
                <w:r>
                  <w:rPr>
                    <w:i/>
                    <w:iCs/>
                    <w:sz w:val="13"/>
                    <w:szCs w:val="13"/>
                    <w:vertAlign w:val="superscript"/>
                  </w:rPr>
                  <w:t>1</w:t>
                </w:r>
                <w:r>
                  <w:rPr>
                    <w:i/>
                    <w:iCs/>
                    <w:sz w:val="13"/>
                    <w:szCs w:val="13"/>
                  </w:rPr>
                  <w:t xml:space="preserve"> Displayed on front cover.   </w:t>
                </w:r>
                <w:r>
                  <w:rPr>
                    <w:i/>
                    <w:iCs/>
                    <w:sz w:val="13"/>
                    <w:szCs w:val="13"/>
                    <w:vertAlign w:val="superscript"/>
                  </w:rPr>
                  <w:t>2)</w:t>
                </w:r>
                <w:r>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Pr>
                    <w:sz w:val="13"/>
                    <w:szCs w:val="13"/>
                  </w:rPr>
                  <w:t>Tips for easy filling in data: Place cursor in the first field. Edit. Then use Tab to go to next field (Shift-Tab to go to prev.).</w:t>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t>Customer Name:</w:t>
            </w:r>
            <w:sdt>
              <w:sdtPr>
                <w:id w:val="1719863031"/>
                <w:lock w:val="contentLocked"/>
                <w:placeholder>
                  <w:docPart w:val="825F6F3F1EE3478AB704E1A852F6166B"/>
                </w:placeholder>
                <w:group/>
              </w:sdtPr>
              <w:sdtContent>
                <w:bookmarkStart w:id="1" w:name="_preHiddenText10012"/>
                <w:r>
                  <w:rPr>
                    <w:vanish/>
                    <w:color w:val="FF0000"/>
                    <w:vertAlign w:val="superscript"/>
                  </w:rPr>
                  <w:t>1</w:t>
                </w:r>
                <w:bookmarkEnd w:id="1"/>
                <w:r>
                  <w:t xml:space="preserve"> </w:t>
                </w:r>
              </w:sdtContent>
            </w:sdt>
          </w:p>
        </w:tc>
        <w:sdt>
          <w:sdtPr>
            <w:tag w:val="DgCustomer01"/>
            <w:id w:val="1018657389"/>
            <w:placeholder>
              <w:docPart w:val="188CDC9F916747AB8562A7D79B4DD691"/>
            </w:placeholder>
            <w:showingPlcHdr/>
            <w:dataBinding w:xpath="//Tag[@name='DgCustomer01']" w:storeItemID="{9B080735-027D-44B9-A4A0-910DD22B4D04}"/>
            <w:text w:multiLine="1"/>
          </w:sdtPr>
          <w:sdtContent>
            <w:tc>
              <w:tcPr>
                <w:tcW w:w="6180" w:type="dxa"/>
                <w:tcMar>
                  <w:right w:w="0" w:type="dxa"/>
                </w:tcMar>
              </w:tcPr>
              <w:p w14:paraId="7E9896A4" w14:textId="77777777" w:rsidR="00F37FE2" w:rsidRPr="00F37FE2" w:rsidRDefault="00F37FE2" w:rsidP="00814BAA">
                <w:pPr>
                  <w:pStyle w:val="DNVGL-Details"/>
                </w:pPr>
                <w:r>
                  <w:rPr>
                    <w:rStyle w:val="PlaceholderText"/>
                  </w:rPr>
                  <w:t>[Customer Name]</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t>Customer Reference:</w:t>
            </w:r>
            <w:sdt>
              <w:sdtPr>
                <w:id w:val="1274593945"/>
                <w:lock w:val="contentLocked"/>
                <w:placeholder>
                  <w:docPart w:val="D9546B4866A8435D8D68E9D380E6A5FB"/>
                </w:placeholder>
                <w:group/>
              </w:sdtPr>
              <w:sdtContent>
                <w:bookmarkStart w:id="2" w:name="_preHiddenText10013"/>
                <w:r>
                  <w:rPr>
                    <w:vanish/>
                    <w:color w:val="FF0000"/>
                    <w:vertAlign w:val="superscript"/>
                  </w:rPr>
                  <w:t>1</w:t>
                </w:r>
                <w:bookmarkEnd w:id="2"/>
                <w:r>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t>Energy Systems</w:t>
                </w:r>
              </w:p>
            </w:tc>
          </w:sdtContent>
        </w:sdt>
      </w:tr>
      <w:tr w:rsidR="00F37FE2" w:rsidRPr="00606A6B" w14:paraId="1CBCF010" w14:textId="77777777" w:rsidTr="00917B3B">
        <w:trPr>
          <w:cantSplit/>
        </w:trPr>
        <w:tc>
          <w:tcPr>
            <w:tcW w:w="3402" w:type="dxa"/>
          </w:tcPr>
          <w:p w14:paraId="09EE2EED" w14:textId="77777777" w:rsidR="00F37FE2" w:rsidRPr="00F37FE2" w:rsidRDefault="00F37FE2" w:rsidP="00814BAA">
            <w:pPr>
              <w:pStyle w:val="DNVGL-Details"/>
            </w:pPr>
            <w:r>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Pr>
                    <w:lang w:val="nl-NL"/>
                  </w:rPr>
                  <w:t>Utrechtseweg 310-B50, 6812 AR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 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+31 6 xxxx xxxx</w:t>
                </w:r>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t>DNV Org.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t>DNV doc. No.:</w:t>
            </w:r>
            <w:sdt>
              <w:sdtPr>
                <w:id w:val="304747735"/>
                <w:lock w:val="contentLocked"/>
                <w:placeholder>
                  <w:docPart w:val="89F73833BC5E4FB19653B1EE3417AEAD"/>
                </w:placeholder>
                <w:group/>
              </w:sdtPr>
              <w:sdtContent>
                <w:bookmarkStart w:id="4" w:name="_preHiddenText10014"/>
                <w:r>
                  <w:rPr>
                    <w:vanish/>
                    <w:color w:val="FF0000"/>
                    <w:vertAlign w:val="superscript"/>
                  </w:rPr>
                  <w:t>1,2</w:t>
                </w:r>
                <w:bookmarkEnd w:id="4"/>
                <w:r>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t>Proposal Title:</w:t>
            </w:r>
            <w:sdt>
              <w:sdtPr>
                <w:id w:val="-1033952140"/>
                <w:lock w:val="contentLocked"/>
                <w:placeholder>
                  <w:docPart w:val="89B01DDCECE943478A7974780691BB3C"/>
                </w:placeholder>
                <w:group/>
              </w:sdtPr>
              <w:sdtContent>
                <w:bookmarkStart w:id="5" w:name="_preHiddenText10015"/>
                <w:r>
                  <w:rPr>
                    <w:vanish/>
                    <w:color w:val="FF0000"/>
                    <w:vertAlign w:val="superscript"/>
                  </w:rPr>
                  <w:t>1</w:t>
                </w:r>
                <w:bookmarkEnd w:id="5"/>
                <w:r>
                  <w:t xml:space="preserve"> </w:t>
                </w:r>
              </w:sdtContent>
            </w:sdt>
          </w:p>
        </w:tc>
        <w:sdt>
          <w:sdtPr>
            <w:tag w:val="DpPropTitle01"/>
            <w:id w:val="-701016395"/>
            <w:placeholder>
              <w:docPart w:val="1D2F5E1714D54997B67D14FB4C01DDAB"/>
            </w:placeholder>
            <w:showingPlcHdr/>
            <w:dataBinding w:xpath="//Tag[@name='DpPropTitle01']" w:storeItemID="{9B080735-027D-44B9-A4A0-910DD22B4D04}"/>
            <w:text w:multiLine="1"/>
          </w:sdtPr>
          <w:sdtContent>
            <w:tc>
              <w:tcPr>
                <w:tcW w:w="6180" w:type="dxa"/>
                <w:tcMar>
                  <w:right w:w="0" w:type="dxa"/>
                </w:tcMar>
              </w:tcPr>
              <w:p w14:paraId="5409F694" w14:textId="77777777" w:rsidR="00F37FE2" w:rsidRPr="00F37FE2" w:rsidRDefault="00F37FE2" w:rsidP="00814BAA">
                <w:pPr>
                  <w:pStyle w:val="DNVGL-Details"/>
                </w:pPr>
                <w:r>
                  <w:rPr>
                    <w:rStyle w:val="PlaceholderText"/>
                  </w:rPr>
                  <w:t>[Proposal Title]</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t>Date of first issue:</w:t>
            </w:r>
            <w:sdt>
              <w:sdtPr>
                <w:id w:val="-1036500035"/>
                <w:lock w:val="contentLocked"/>
                <w:placeholder>
                  <w:docPart w:val="292607AEA5FC421DB1D2B5AF6B584875"/>
                </w:placeholder>
                <w:group/>
              </w:sdtPr>
              <w:sdtContent>
                <w:bookmarkStart w:id="6" w:name="_preHiddenText10016"/>
                <w:r>
                  <w:rPr>
                    <w:vanish/>
                    <w:color w:val="FF0000"/>
                    <w:vertAlign w:val="superscript"/>
                  </w:rPr>
                  <w:t>2</w:t>
                </w:r>
                <w:bookmarkEnd w:id="6"/>
                <w:r>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t>3</w:t>
                </w:r>
              </w:sdtContent>
            </w:sdt>
            <w:r>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t>Terms and Conditions:</w:t>
            </w:r>
          </w:p>
        </w:tc>
        <w:tc>
          <w:tcPr>
            <w:tcW w:w="6180" w:type="dxa"/>
          </w:tcPr>
          <w:p w14:paraId="5F30F7AF" w14:textId="32B75A9E" w:rsidR="00F37FE2" w:rsidRPr="00F37FE2" w:rsidRDefault="00F37FE2" w:rsidP="00814BAA">
            <w:pPr>
              <w:pStyle w:val="DNVGL-Details"/>
            </w:pPr>
            <w:r>
              <w:t>See Section Contractual</w:t>
            </w:r>
          </w:p>
        </w:tc>
      </w:tr>
    </w:tbl>
    <w:p w14:paraId="76FDEFDA" w14:textId="77777777" w:rsidR="00F37FE2" w:rsidRPr="00F37FE2" w:rsidRDefault="00F37FE2" w:rsidP="00814BAA">
      <w:pPr>
        <w:pStyle w:val="DNVGL-capTable"/>
        <w:pBdr>
          <w:bottom w:val="single" w:sz="4" w:space="1" w:color="009FDA"/>
        </w:pBdr>
      </w:pPr>
      <w:r>
        <w:t>Confidentiality</w:t>
      </w:r>
    </w:p>
    <w:p w14:paraId="06E76CDE" w14:textId="282C1A3C" w:rsidR="00F37FE2" w:rsidRDefault="00F37FE2" w:rsidP="00814BAA">
      <w:pPr>
        <w:pStyle w:val="BodyText"/>
        <w:rPr>
          <w:noProof/>
        </w:rPr>
      </w:pPr>
      <w:r>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br w:type="page"/>
      </w:r>
    </w:p>
    <w:p w14:paraId="3927B6AE" w14:textId="77777777" w:rsidR="00F37FE2" w:rsidRPr="00F37FE2" w:rsidRDefault="00F37FE2">
      <w:pPr>
        <w:rPr>
          <w:sz w:val="2"/>
        </w:rPr>
      </w:pPr>
      <w:r>
        <w:rPr>
          <w:sz w:val="2"/>
        </w:rPr>
        <w:lastRenderedPageBreak/>
        <w:t xml:space="preserve"> </w:t>
      </w:r>
    </w:p>
    <w:p w14:paraId="4397FFE3" w14:textId="77777777" w:rsidR="00F37FE2" w:rsidRPr="00F37FE2" w:rsidRDefault="00F37FE2" w:rsidP="00814BAA">
      <w:pPr>
        <w:pStyle w:val="Heading8"/>
      </w:pPr>
      <w:r>
        <w:t>Table of contents</w:t>
      </w:r>
    </w:p>
    <w:p w14:paraId="145CF26F" w14:textId="72B4C59A" w:rsidR="00CB00C3" w:rsidRPr="00D617C0" w:rsidRDefault="00F37FE2">
      <w:pPr>
        <w:pStyle w:val="TOC1"/>
        <w:rPr>
          <w:rFonts w:asciiTheme="minorHAnsi" w:hAnsiTheme="minorHAnsi" w:cstheme="minorBidi"/>
          <w:caps w:val="0"/>
          <w:sz w:val="22"/>
          <w:szCs w:val="22"/>
          <w:lang w:val="en-US" w:eastAsia="nl-NL"/>
        </w:rPr>
      </w:pPr>
      <w:r>
        <w:fldChar w:fldCharType="begin"/>
        <w:instrText xml:space="preserve"> toc \o "1-2" \n "3-9" </w:instrText>
        <w:fldChar w:fldCharType="separate"/>
        <w:t>1</w:t>
      </w:r>
      <w:r>
        <w:rPr>
          <w:rFonts w:asciiTheme="minorHAnsi" w:hAnsiTheme="minorHAnsi" w:cstheme="minorBidi"/>
          <w:caps w:val="0"/>
          <w:sz w:val="22"/>
          <w:szCs w:val="22"/>
          <w:lang w:val="en-US" w:eastAsia="nl-NL"/>
        </w:rPr>
        <w:tab/>
      </w:r>
      <w:r>
        <w:t>Introduction</w:t>
        <w:tab/>
        <w:fldChar w:fldCharType="begin"/>
        <w:instrText xml:space="preserve"> PAGEREF _Toc69300856 \h </w:instrText>
        <w:fldChar w:fldCharType="separate"/>
        <w:t>1</w:t>
        <w:fldChar w:fldCharType="end"/>
      </w:r>
    </w:p>
    <w:p w14:paraId="4CCD47E4" w14:textId="526B95CA" w:rsidR="00CB00C3" w:rsidRPr="00D617C0" w:rsidRDefault="00CB00C3">
      <w:pPr>
        <w:pStyle w:val="TOC1"/>
        <w:rPr>
          <w:rFonts w:asciiTheme="minorHAnsi" w:hAnsiTheme="minorHAnsi" w:cstheme="minorBidi"/>
          <w:caps w:val="0"/>
          <w:sz w:val="22"/>
          <w:szCs w:val="22"/>
          <w:lang w:val="en-US" w:eastAsia="nl-NL"/>
        </w:rPr>
      </w:pPr>
      <w:r>
        <w:t>2</w:t>
      </w:r>
      <w:r>
        <w:rPr>
          <w:rFonts w:asciiTheme="minorHAnsi" w:hAnsiTheme="minorHAnsi" w:cstheme="minorBidi"/>
          <w:caps w:val="0"/>
          <w:sz w:val="22"/>
          <w:szCs w:val="22"/>
          <w:lang w:val="en-US" w:eastAsia="nl-NL"/>
        </w:rPr>
        <w:tab/>
      </w:r>
      <w:r>
        <w:t>The DNV proposed solution</w:t>
        <w:tab/>
        <w:fldChar w:fldCharType="begin"/>
        <w:instrText xml:space="preserve"> PAGEREF _Toc69300857 \h </w:instrText>
        <w:fldChar w:fldCharType="separate"/>
        <w:t>2</w:t>
        <w:fldChar w:fldCharType="end"/>
      </w:r>
    </w:p>
    <w:p w14:paraId="7A4BDF2D" w14:textId="30A7274D" w:rsidR="00CB00C3" w:rsidRPr="00D617C0" w:rsidRDefault="00CB00C3">
      <w:pPr>
        <w:pStyle w:val="TOC2"/>
        <w:rPr>
          <w:rFonts w:asciiTheme="minorHAnsi" w:hAnsiTheme="minorHAnsi" w:cstheme="minorBidi"/>
          <w:sz w:val="22"/>
          <w:szCs w:val="22"/>
          <w:lang w:val="en-US" w:eastAsia="nl-NL"/>
        </w:rPr>
      </w:pPr>
      <w:r>
        <w:t>2.1</w:t>
      </w:r>
      <w:r>
        <w:rPr>
          <w:rFonts w:asciiTheme="minorHAnsi" w:hAnsiTheme="minorHAnsi" w:cstheme="minorBidi"/>
          <w:sz w:val="22"/>
          <w:szCs w:val="22"/>
          <w:lang w:val="en-US" w:eastAsia="nl-NL"/>
        </w:rPr>
        <w:tab/>
      </w:r>
      <w:r>
        <w:t>Approach</w:t>
        <w:tab/>
        <w:fldChar w:fldCharType="begin"/>
        <w:instrText xml:space="preserve"> PAGEREF _Toc69300858 \h </w:instrText>
        <w:fldChar w:fldCharType="separate"/>
        <w:t>2</w:t>
        <w:fldChar w:fldCharType="end"/>
      </w:r>
    </w:p>
    <w:p w14:paraId="4BBDAA06" w14:textId="42C315C4" w:rsidR="00CB00C3" w:rsidRPr="00D617C0" w:rsidRDefault="00CB00C3">
      <w:pPr>
        <w:pStyle w:val="TOC2"/>
        <w:rPr>
          <w:rFonts w:asciiTheme="minorHAnsi" w:hAnsiTheme="minorHAnsi" w:cstheme="minorBidi"/>
          <w:sz w:val="22"/>
          <w:szCs w:val="22"/>
          <w:lang w:val="en-US" w:eastAsia="nl-NL"/>
        </w:rPr>
      </w:pPr>
      <w:r>
        <w:t>2.2</w:t>
      </w:r>
      <w:r>
        <w:rPr>
          <w:rFonts w:asciiTheme="minorHAnsi" w:hAnsiTheme="minorHAnsi" w:cstheme="minorBidi"/>
          <w:sz w:val="22"/>
          <w:szCs w:val="22"/>
          <w:lang w:val="en-US" w:eastAsia="nl-NL"/>
        </w:rPr>
        <w:tab/>
      </w:r>
      <w:r>
        <w:t>Deliverables</w:t>
        <w:tab/>
        <w:fldChar w:fldCharType="begin"/>
        <w:instrText xml:space="preserve"> PAGEREF _Toc69300859 \h </w:instrText>
        <w:fldChar w:fldCharType="separate"/>
        <w:t>2</w:t>
        <w:fldChar w:fldCharType="end"/>
      </w:r>
    </w:p>
    <w:p w14:paraId="46307894" w14:textId="58A1DF86" w:rsidR="00CB00C3" w:rsidRPr="00CB00C3" w:rsidRDefault="00CB00C3">
      <w:pPr>
        <w:pStyle w:val="TOC2"/>
        <w:rPr>
          <w:rFonts w:asciiTheme="minorHAnsi" w:hAnsiTheme="minorHAnsi" w:cstheme="minorBidi"/>
          <w:sz w:val="22"/>
          <w:szCs w:val="22"/>
          <w:lang w:val="en-US" w:eastAsia="nl-NL"/>
        </w:rPr>
      </w:pPr>
      <w:r>
        <w:t>2.3</w:t>
      </w:r>
      <w:r>
        <w:rPr>
          <w:rFonts w:asciiTheme="minorHAnsi" w:hAnsiTheme="minorHAnsi" w:cstheme="minorBidi"/>
          <w:sz w:val="22"/>
          <w:szCs w:val="22"/>
          <w:lang w:val="en-US" w:eastAsia="nl-NL"/>
        </w:rPr>
        <w:tab/>
      </w:r>
      <w:r>
        <w:t>Alternative and/or optional work</w:t>
        <w:tab/>
        <w:fldChar w:fldCharType="begin"/>
        <w:instrText xml:space="preserve"> PAGEREF _Toc69300860 \h </w:instrText>
        <w:fldChar w:fldCharType="separate"/>
        <w:t>2</w:t>
        <w:fldChar w:fldCharType="end"/>
      </w:r>
    </w:p>
    <w:p w14:paraId="4C8E9BC8" w14:textId="53F8238C" w:rsidR="00CB00C3" w:rsidRPr="00CB00C3" w:rsidRDefault="00CB00C3">
      <w:pPr>
        <w:pStyle w:val="TOC1"/>
        <w:rPr>
          <w:rFonts w:asciiTheme="minorHAnsi" w:hAnsiTheme="minorHAnsi" w:cstheme="minorBidi"/>
          <w:caps w:val="0"/>
          <w:sz w:val="22"/>
          <w:szCs w:val="22"/>
          <w:lang w:val="en-US" w:eastAsia="nl-NL"/>
        </w:rPr>
      </w:pPr>
      <w:r>
        <w:t>3</w:t>
      </w:r>
      <w:r>
        <w:rPr>
          <w:rFonts w:asciiTheme="minorHAnsi" w:hAnsiTheme="minorHAnsi" w:cstheme="minorBidi"/>
          <w:caps w:val="0"/>
          <w:sz w:val="22"/>
          <w:szCs w:val="22"/>
          <w:lang w:val="en-US" w:eastAsia="nl-NL"/>
        </w:rPr>
        <w:tab/>
      </w:r>
      <w:r>
        <w:t>Scope of work</w:t>
        <w:tab/>
        <w:fldChar w:fldCharType="begin"/>
        <w:instrText xml:space="preserve"> PAGEREF _Toc69300861 \h </w:instrText>
        <w:fldChar w:fldCharType="separate"/>
        <w:t>3</w:t>
        <w:fldChar w:fldCharType="end"/>
      </w:r>
    </w:p>
    <w:p w14:paraId="15FB3594" w14:textId="396BBA00" w:rsidR="00CB00C3" w:rsidRPr="00CB00C3" w:rsidRDefault="00CB00C3">
      <w:pPr>
        <w:pStyle w:val="TOC1"/>
        <w:rPr>
          <w:rFonts w:asciiTheme="minorHAnsi" w:hAnsiTheme="minorHAnsi" w:cstheme="minorBidi"/>
          <w:caps w:val="0"/>
          <w:sz w:val="22"/>
          <w:szCs w:val="22"/>
          <w:lang w:val="en-US" w:eastAsia="nl-NL"/>
        </w:rPr>
      </w:pPr>
      <w:r>
        <w:t>4</w:t>
      </w:r>
      <w:r>
        <w:rPr>
          <w:rFonts w:asciiTheme="minorHAnsi" w:hAnsiTheme="minorHAnsi" w:cstheme="minorBidi"/>
          <w:caps w:val="0"/>
          <w:sz w:val="22"/>
          <w:szCs w:val="22"/>
          <w:lang w:val="en-US" w:eastAsia="nl-NL"/>
        </w:rPr>
        <w:tab/>
      </w:r>
      <w:r>
        <w:t>Schedule</w:t>
        <w:tab/>
        <w:fldChar w:fldCharType="begin"/>
        <w:instrText xml:space="preserve"> PAGEREF _Toc69300862 \h </w:instrText>
        <w:fldChar w:fldCharType="separate"/>
        <w:t>4</w:t>
        <w:fldChar w:fldCharType="end"/>
      </w:r>
    </w:p>
    <w:p w14:paraId="61433426" w14:textId="3A932D2D" w:rsidR="00CB00C3" w:rsidRPr="00CB00C3" w:rsidRDefault="00CB00C3">
      <w:pPr>
        <w:pStyle w:val="TOC1"/>
        <w:rPr>
          <w:rFonts w:asciiTheme="minorHAnsi" w:hAnsiTheme="minorHAnsi" w:cstheme="minorBidi"/>
          <w:caps w:val="0"/>
          <w:sz w:val="22"/>
          <w:szCs w:val="22"/>
          <w:lang w:val="en-US" w:eastAsia="nl-NL"/>
        </w:rPr>
      </w:pPr>
      <w:r>
        <w:t>5</w:t>
      </w:r>
      <w:r>
        <w:rPr>
          <w:rFonts w:asciiTheme="minorHAnsi" w:hAnsiTheme="minorHAnsi" w:cstheme="minorBidi"/>
          <w:caps w:val="0"/>
          <w:sz w:val="22"/>
          <w:szCs w:val="22"/>
          <w:lang w:val="en-US" w:eastAsia="nl-NL"/>
        </w:rPr>
        <w:tab/>
      </w:r>
      <w:r>
        <w:t>Compensation</w:t>
        <w:tab/>
        <w:fldChar w:fldCharType="begin"/>
        <w:instrText xml:space="preserve"> PAGEREF _Toc69300863 \h </w:instrText>
        <w:fldChar w:fldCharType="separate"/>
        <w:t>5</w:t>
        <w:fldChar w:fldCharType="end"/>
      </w:r>
    </w:p>
    <w:p w14:paraId="6A347749" w14:textId="1078A7E9" w:rsidR="00CB00C3" w:rsidRPr="00CB00C3" w:rsidRDefault="00CB00C3">
      <w:pPr>
        <w:pStyle w:val="TOC2"/>
        <w:rPr>
          <w:rFonts w:asciiTheme="minorHAnsi" w:hAnsiTheme="minorHAnsi" w:cstheme="minorBidi"/>
          <w:sz w:val="22"/>
          <w:szCs w:val="22"/>
          <w:lang w:val="en-US" w:eastAsia="nl-NL"/>
        </w:rPr>
      </w:pPr>
      <w:r>
        <w:t>5.1</w:t>
      </w:r>
      <w:r>
        <w:rPr>
          <w:rFonts w:asciiTheme="minorHAnsi" w:hAnsiTheme="minorHAnsi" w:cstheme="minorBidi"/>
          <w:sz w:val="22"/>
          <w:szCs w:val="22"/>
          <w:lang w:val="en-US" w:eastAsia="nl-NL"/>
        </w:rPr>
        <w:tab/>
      </w:r>
      <w:r>
        <w:t>General</w:t>
        <w:tab/>
        <w:fldChar w:fldCharType="begin"/>
        <w:instrText xml:space="preserve"> PAGEREF _Toc69300864 \h </w:instrText>
        <w:fldChar w:fldCharType="separate"/>
        <w:t>5</w:t>
        <w:fldChar w:fldCharType="end"/>
      </w:r>
    </w:p>
    <w:p w14:paraId="79D1116B" w14:textId="266DCC3B" w:rsidR="00CB00C3" w:rsidRPr="00CB00C3" w:rsidRDefault="00CB00C3">
      <w:pPr>
        <w:pStyle w:val="TOC2"/>
        <w:rPr>
          <w:rFonts w:asciiTheme="minorHAnsi" w:hAnsiTheme="minorHAnsi" w:cstheme="minorBidi"/>
          <w:sz w:val="22"/>
          <w:szCs w:val="22"/>
          <w:lang w:val="en-US" w:eastAsia="nl-NL"/>
        </w:rPr>
      </w:pPr>
      <w:r>
        <w:t>5.2</w:t>
      </w:r>
      <w:r>
        <w:rPr>
          <w:rFonts w:asciiTheme="minorHAnsi" w:hAnsiTheme="minorHAnsi" w:cstheme="minorBidi"/>
          <w:sz w:val="22"/>
          <w:szCs w:val="22"/>
          <w:lang w:val="en-US" w:eastAsia="nl-NL"/>
        </w:rPr>
        <w:tab/>
      </w:r>
      <w:r>
        <w:t>Lump sums</w:t>
        <w:tab/>
        <w:fldChar w:fldCharType="begin"/>
        <w:instrText xml:space="preserve"> PAGEREF _Toc69300865 \h </w:instrText>
        <w:fldChar w:fldCharType="separate"/>
        <w:t>5</w:t>
        <w:fldChar w:fldCharType="end"/>
      </w:r>
    </w:p>
    <w:p w14:paraId="64963745" w14:textId="175267A9" w:rsidR="00CB00C3" w:rsidRPr="00CB00C3" w:rsidRDefault="00CB00C3">
      <w:pPr>
        <w:pStyle w:val="TOC2"/>
        <w:rPr>
          <w:rFonts w:asciiTheme="minorHAnsi" w:hAnsiTheme="minorHAnsi" w:cstheme="minorBidi"/>
          <w:sz w:val="22"/>
          <w:szCs w:val="22"/>
          <w:lang w:val="en-US" w:eastAsia="nl-NL"/>
        </w:rPr>
      </w:pPr>
      <w:r>
        <w:t>5.3</w:t>
      </w:r>
      <w:r>
        <w:rPr>
          <w:rFonts w:asciiTheme="minorHAnsi" w:hAnsiTheme="minorHAnsi" w:cstheme="minorBidi"/>
          <w:sz w:val="22"/>
          <w:szCs w:val="22"/>
          <w:lang w:val="en-US" w:eastAsia="nl-NL"/>
        </w:rPr>
        <w:tab/>
      </w:r>
      <w:r>
        <w:t>Rates and Expenses</w:t>
        <w:tab/>
        <w:fldChar w:fldCharType="begin"/>
        <w:instrText xml:space="preserve"> PAGEREF _Toc69300866 \h </w:instrText>
        <w:fldChar w:fldCharType="separate"/>
        <w:t>5</w:t>
        <w:fldChar w:fldCharType="end"/>
      </w:r>
    </w:p>
    <w:p w14:paraId="71D34694" w14:textId="1CC57C7F" w:rsidR="00CB00C3" w:rsidRPr="00CB00C3" w:rsidRDefault="00CB00C3">
      <w:pPr>
        <w:pStyle w:val="TOC2"/>
        <w:rPr>
          <w:rFonts w:asciiTheme="minorHAnsi" w:hAnsiTheme="minorHAnsi" w:cstheme="minorBidi"/>
          <w:sz w:val="22"/>
          <w:szCs w:val="22"/>
          <w:lang w:val="en-US" w:eastAsia="nl-NL"/>
        </w:rPr>
      </w:pPr>
      <w:r>
        <w:t>5.4</w:t>
      </w:r>
      <w:r>
        <w:rPr>
          <w:rFonts w:asciiTheme="minorHAnsi" w:hAnsiTheme="minorHAnsi" w:cstheme="minorBidi"/>
          <w:sz w:val="22"/>
          <w:szCs w:val="22"/>
          <w:lang w:val="en-US" w:eastAsia="nl-NL"/>
        </w:rPr>
        <w:tab/>
      </w:r>
      <w:r>
        <w:t>Budget</w:t>
        <w:tab/>
        <w:fldChar w:fldCharType="begin"/>
        <w:instrText xml:space="preserve"> PAGEREF _Toc69300867 \h </w:instrText>
        <w:fldChar w:fldCharType="separate"/>
        <w:t>5</w:t>
        <w:fldChar w:fldCharType="end"/>
      </w:r>
    </w:p>
    <w:p w14:paraId="514786EA" w14:textId="1335A1A4" w:rsidR="00CB00C3" w:rsidRPr="00CB00C3" w:rsidRDefault="00CB00C3">
      <w:pPr>
        <w:pStyle w:val="TOC2"/>
        <w:rPr>
          <w:rFonts w:asciiTheme="minorHAnsi" w:hAnsiTheme="minorHAnsi" w:cstheme="minorBidi"/>
          <w:sz w:val="22"/>
          <w:szCs w:val="22"/>
          <w:lang w:val="en-US" w:eastAsia="nl-NL"/>
        </w:rPr>
      </w:pPr>
      <w:r>
        <w:t>5.5</w:t>
      </w:r>
      <w:r>
        <w:rPr>
          <w:rFonts w:asciiTheme="minorHAnsi" w:hAnsiTheme="minorHAnsi" w:cstheme="minorBidi"/>
          <w:sz w:val="22"/>
          <w:szCs w:val="22"/>
          <w:lang w:val="en-US" w:eastAsia="nl-NL"/>
        </w:rPr>
        <w:tab/>
      </w:r>
      <w:r>
        <w:t>Adjustment of lump sums, rates and unit costs</w:t>
        <w:tab/>
        <w:fldChar w:fldCharType="begin"/>
        <w:instrText xml:space="preserve"> PAGEREF _Toc69300868 \h </w:instrText>
        <w:fldChar w:fldCharType="separate"/>
        <w:t>5</w:t>
        <w:fldChar w:fldCharType="end"/>
      </w:r>
    </w:p>
    <w:p w14:paraId="400F8F42" w14:textId="4DA8CCE9" w:rsidR="00CB00C3" w:rsidRPr="00CB00C3" w:rsidRDefault="00CB00C3">
      <w:pPr>
        <w:pStyle w:val="TOC2"/>
        <w:rPr>
          <w:rFonts w:asciiTheme="minorHAnsi" w:hAnsiTheme="minorHAnsi" w:cstheme="minorBidi"/>
          <w:sz w:val="22"/>
          <w:szCs w:val="22"/>
          <w:lang w:val="en-US" w:eastAsia="nl-NL"/>
        </w:rPr>
      </w:pPr>
      <w:r>
        <w:t>5.6</w:t>
      </w:r>
      <w:r>
        <w:rPr>
          <w:rFonts w:asciiTheme="minorHAnsi" w:hAnsiTheme="minorHAnsi" w:cstheme="minorBidi"/>
          <w:sz w:val="22"/>
          <w:szCs w:val="22"/>
          <w:lang w:val="en-US" w:eastAsia="nl-NL"/>
        </w:rPr>
        <w:tab/>
      </w:r>
      <w:r>
        <w:t>Invoicing and Payment</w:t>
        <w:tab/>
        <w:fldChar w:fldCharType="begin"/>
        <w:instrText xml:space="preserve"> PAGEREF _Toc69300869 \h </w:instrText>
        <w:fldChar w:fldCharType="separate"/>
        <w:t>5</w:t>
        <w:fldChar w:fldCharType="end"/>
      </w:r>
    </w:p>
    <w:p w14:paraId="2FF79F0F" w14:textId="5FA73BDB" w:rsidR="00CB00C3" w:rsidRPr="00CB00C3" w:rsidRDefault="00CB00C3">
      <w:pPr>
        <w:pStyle w:val="TOC1"/>
        <w:rPr>
          <w:rFonts w:asciiTheme="minorHAnsi" w:hAnsiTheme="minorHAnsi" w:cstheme="minorBidi"/>
          <w:caps w:val="0"/>
          <w:sz w:val="22"/>
          <w:szCs w:val="22"/>
          <w:lang w:val="en-US" w:eastAsia="nl-NL"/>
        </w:rPr>
      </w:pPr>
      <w:r>
        <w:t>6</w:t>
      </w:r>
      <w:r>
        <w:rPr>
          <w:rFonts w:asciiTheme="minorHAnsi" w:hAnsiTheme="minorHAnsi" w:cstheme="minorBidi"/>
          <w:caps w:val="0"/>
          <w:sz w:val="22"/>
          <w:szCs w:val="22"/>
          <w:lang w:val="en-US" w:eastAsia="nl-NL"/>
        </w:rPr>
        <w:tab/>
      </w:r>
      <w:r>
        <w:t>Project organisation</w:t>
        <w:tab/>
        <w:fldChar w:fldCharType="begin"/>
        <w:instrText xml:space="preserve"> PAGEREF _Toc69300870 \h </w:instrText>
        <w:fldChar w:fldCharType="separate"/>
        <w:t>7</w:t>
        <w:fldChar w:fldCharType="end"/>
      </w:r>
    </w:p>
    <w:p w14:paraId="499DD23F" w14:textId="57BDCF0E" w:rsidR="00CB00C3" w:rsidRPr="00CB00C3" w:rsidRDefault="00CB00C3">
      <w:pPr>
        <w:pStyle w:val="TOC2"/>
        <w:rPr>
          <w:rFonts w:asciiTheme="minorHAnsi" w:hAnsiTheme="minorHAnsi" w:cstheme="minorBidi"/>
          <w:sz w:val="22"/>
          <w:szCs w:val="22"/>
          <w:lang w:val="en-US" w:eastAsia="nl-NL"/>
        </w:rPr>
      </w:pPr>
      <w:r>
        <w:t>6.1</w:t>
      </w:r>
      <w:r>
        <w:rPr>
          <w:rFonts w:asciiTheme="minorHAnsi" w:hAnsiTheme="minorHAnsi" w:cstheme="minorBidi"/>
          <w:sz w:val="22"/>
          <w:szCs w:val="22"/>
          <w:lang w:val="en-US" w:eastAsia="nl-NL"/>
        </w:rPr>
        <w:tab/>
      </w:r>
      <w:r>
        <w:t>Organigram</w:t>
        <w:tab/>
        <w:fldChar w:fldCharType="begin"/>
        <w:instrText xml:space="preserve"> PAGEREF _Toc69300871 \h </w:instrText>
        <w:fldChar w:fldCharType="separate"/>
        <w:t>7</w:t>
        <w:fldChar w:fldCharType="end"/>
      </w:r>
    </w:p>
    <w:p w14:paraId="4697A5E2" w14:textId="1DF1CBF2" w:rsidR="00CB00C3" w:rsidRPr="00CB00C3" w:rsidRDefault="00CB00C3">
      <w:pPr>
        <w:pStyle w:val="TOC2"/>
        <w:rPr>
          <w:rFonts w:asciiTheme="minorHAnsi" w:hAnsiTheme="minorHAnsi" w:cstheme="minorBidi"/>
          <w:sz w:val="22"/>
          <w:szCs w:val="22"/>
          <w:lang w:val="en-US" w:eastAsia="nl-NL"/>
        </w:rPr>
      </w:pPr>
      <w:r>
        <w:t>6.2</w:t>
      </w:r>
      <w:r>
        <w:rPr>
          <w:rFonts w:asciiTheme="minorHAnsi" w:hAnsiTheme="minorHAnsi" w:cstheme="minorBidi"/>
          <w:sz w:val="22"/>
          <w:szCs w:val="22"/>
          <w:lang w:val="en-US" w:eastAsia="nl-NL"/>
        </w:rPr>
        <w:tab/>
      </w:r>
      <w:r>
        <w:t>Key Personnel</w:t>
        <w:tab/>
        <w:fldChar w:fldCharType="begin"/>
        <w:instrText xml:space="preserve"> PAGEREF _Toc69300872 \h </w:instrText>
        <w:fldChar w:fldCharType="separate"/>
        <w:t>7</w:t>
        <w:fldChar w:fldCharType="end"/>
      </w:r>
    </w:p>
    <w:p w14:paraId="42C3B7A0" w14:textId="3CEA991E" w:rsidR="00CB00C3" w:rsidRPr="00CB00C3" w:rsidRDefault="00CB00C3">
      <w:pPr>
        <w:pStyle w:val="TOC2"/>
        <w:rPr>
          <w:rFonts w:asciiTheme="minorHAnsi" w:hAnsiTheme="minorHAnsi" w:cstheme="minorBidi"/>
          <w:sz w:val="22"/>
          <w:szCs w:val="22"/>
          <w:lang w:val="en-US" w:eastAsia="nl-NL"/>
        </w:rPr>
      </w:pPr>
      <w:r>
        <w:rPr>
          <w:color w:val="FF0000"/>
        </w:rPr>
        <w:t>6.3</w:t>
      </w:r>
      <w:r>
        <w:rPr>
          <w:rFonts w:asciiTheme="minorHAnsi" w:hAnsiTheme="minorHAnsi" w:cstheme="minorBidi"/>
          <w:sz w:val="22"/>
          <w:szCs w:val="22"/>
          <w:lang w:val="en-US" w:eastAsia="nl-NL"/>
        </w:rPr>
        <w:tab/>
      </w:r>
      <w:r>
        <w:rPr>
          <w:color w:val="FF0000"/>
        </w:rPr>
        <w:t>Resource Pool</w:t>
      </w:r>
      <w:r>
        <w:tab/>
        <w:fldChar w:fldCharType="begin"/>
        <w:instrText xml:space="preserve"> PAGEREF _Toc69300873 \h </w:instrText>
        <w:fldChar w:fldCharType="separate"/>
        <w:t>8</w:t>
        <w:fldChar w:fldCharType="end"/>
      </w:r>
    </w:p>
    <w:p w14:paraId="69685DDF" w14:textId="336DA929" w:rsidR="00CB00C3" w:rsidRPr="00CB00C3" w:rsidRDefault="00CB00C3">
      <w:pPr>
        <w:pStyle w:val="TOC2"/>
        <w:rPr>
          <w:rFonts w:asciiTheme="minorHAnsi" w:hAnsiTheme="minorHAnsi" w:cstheme="minorBidi"/>
          <w:sz w:val="22"/>
          <w:szCs w:val="22"/>
          <w:lang w:val="en-US" w:eastAsia="nl-NL"/>
        </w:rPr>
      </w:pPr>
      <w:r>
        <w:t>6.4</w:t>
      </w:r>
      <w:r>
        <w:rPr>
          <w:rFonts w:asciiTheme="minorHAnsi" w:hAnsiTheme="minorHAnsi" w:cstheme="minorBidi"/>
          <w:sz w:val="22"/>
          <w:szCs w:val="22"/>
          <w:lang w:val="en-US" w:eastAsia="nl-NL"/>
        </w:rPr>
        <w:tab/>
      </w:r>
      <w:r>
        <w:t>Contact Information</w:t>
        <w:tab/>
        <w:fldChar w:fldCharType="begin"/>
        <w:instrText xml:space="preserve"> PAGEREF _Toc69300874 \h </w:instrText>
        <w:fldChar w:fldCharType="separate"/>
        <w:t>8</w:t>
        <w:fldChar w:fldCharType="end"/>
      </w:r>
    </w:p>
    <w:p w14:paraId="63E631AA" w14:textId="2C3567ED" w:rsidR="00CB00C3" w:rsidRPr="00CB00C3" w:rsidRDefault="00CB00C3">
      <w:pPr>
        <w:pStyle w:val="TOC1"/>
        <w:rPr>
          <w:rFonts w:asciiTheme="minorHAnsi" w:hAnsiTheme="minorHAnsi" w:cstheme="minorBidi"/>
          <w:caps w:val="0"/>
          <w:sz w:val="22"/>
          <w:szCs w:val="22"/>
          <w:lang w:val="en-US" w:eastAsia="nl-NL"/>
        </w:rPr>
      </w:pPr>
      <w:r>
        <w:t>7</w:t>
      </w:r>
      <w:r>
        <w:rPr>
          <w:rFonts w:asciiTheme="minorHAnsi" w:hAnsiTheme="minorHAnsi" w:cstheme="minorBidi"/>
          <w:caps w:val="0"/>
          <w:sz w:val="22"/>
          <w:szCs w:val="22"/>
          <w:lang w:val="en-US" w:eastAsia="nl-NL"/>
        </w:rPr>
        <w:tab/>
      </w:r>
      <w:r>
        <w:t>Contractual</w:t>
        <w:tab/>
        <w:fldChar w:fldCharType="begin"/>
        <w:instrText xml:space="preserve"> PAGEREF _Toc69300875 \h </w:instrText>
        <w:fldChar w:fldCharType="separate"/>
        <w:t>9</w:t>
        <w:fldChar w:fldCharType="end"/>
      </w:r>
    </w:p>
    <w:p w14:paraId="110C380D" w14:textId="21959E62" w:rsidR="00CB00C3" w:rsidRPr="00CB00C3" w:rsidRDefault="00CB00C3">
      <w:pPr>
        <w:pStyle w:val="TOC2"/>
        <w:rPr>
          <w:rFonts w:asciiTheme="minorHAnsi" w:hAnsiTheme="minorHAnsi" w:cstheme="minorBidi"/>
          <w:sz w:val="22"/>
          <w:szCs w:val="22"/>
          <w:lang w:val="en-US" w:eastAsia="nl-NL"/>
        </w:rPr>
      </w:pPr>
      <w:r>
        <w:t>7.1</w:t>
      </w:r>
      <w:r>
        <w:rPr>
          <w:rFonts w:asciiTheme="minorHAnsi" w:hAnsiTheme="minorHAnsi" w:cstheme="minorBidi"/>
          <w:sz w:val="22"/>
          <w:szCs w:val="22"/>
          <w:lang w:val="en-US" w:eastAsia="nl-NL"/>
        </w:rPr>
        <w:tab/>
      </w:r>
      <w:r>
        <w:t>Contract basis - Terms and Conditions</w:t>
        <w:tab/>
        <w:fldChar w:fldCharType="begin"/>
        <w:instrText xml:space="preserve"> PAGEREF _Toc69300876 \h </w:instrText>
        <w:fldChar w:fldCharType="separate"/>
        <w:t>9</w:t>
        <w:fldChar w:fldCharType="end"/>
      </w:r>
    </w:p>
    <w:p w14:paraId="1CCF16C7" w14:textId="3F6E60EA" w:rsidR="00CB00C3" w:rsidRPr="00CB00C3" w:rsidRDefault="00CB00C3">
      <w:pPr>
        <w:pStyle w:val="TOC2"/>
        <w:rPr>
          <w:rFonts w:asciiTheme="minorHAnsi" w:hAnsiTheme="minorHAnsi" w:cstheme="minorBidi"/>
          <w:sz w:val="22"/>
          <w:szCs w:val="22"/>
          <w:lang w:val="en-US" w:eastAsia="nl-NL"/>
        </w:rPr>
      </w:pPr>
      <w:r>
        <w:t>7.2</w:t>
      </w:r>
      <w:r>
        <w:rPr>
          <w:rFonts w:asciiTheme="minorHAnsi" w:hAnsiTheme="minorHAnsi" w:cstheme="minorBidi"/>
          <w:sz w:val="22"/>
          <w:szCs w:val="22"/>
          <w:lang w:val="en-US" w:eastAsia="nl-NL"/>
        </w:rPr>
        <w:tab/>
      </w:r>
      <w:r>
        <w:t>Assumptions, conditions and limitations</w:t>
        <w:tab/>
        <w:fldChar w:fldCharType="begin"/>
        <w:instrText xml:space="preserve"> PAGEREF _Toc69300877 \h </w:instrText>
        <w:fldChar w:fldCharType="separate"/>
        <w:t>9</w:t>
        <w:fldChar w:fldCharType="end"/>
      </w:r>
    </w:p>
    <w:p w14:paraId="4FA991C8" w14:textId="028A3C21" w:rsidR="00CB00C3" w:rsidRPr="00CB00C3" w:rsidRDefault="00CB00C3">
      <w:pPr>
        <w:pStyle w:val="TOC2"/>
        <w:rPr>
          <w:rFonts w:asciiTheme="minorHAnsi" w:hAnsiTheme="minorHAnsi" w:cstheme="minorBidi"/>
          <w:sz w:val="22"/>
          <w:szCs w:val="22"/>
          <w:lang w:val="en-US" w:eastAsia="nl-NL"/>
        </w:rPr>
      </w:pPr>
      <w:r>
        <w:t>7.3</w:t>
      </w:r>
      <w:r>
        <w:rPr>
          <w:rFonts w:asciiTheme="minorHAnsi" w:hAnsiTheme="minorHAnsi" w:cstheme="minorBidi"/>
          <w:sz w:val="22"/>
          <w:szCs w:val="22"/>
          <w:lang w:val="en-US" w:eastAsia="nl-NL"/>
        </w:rPr>
        <w:tab/>
      </w:r>
      <w:r>
        <w:t>Mandatory health and safety terms</w:t>
        <w:tab/>
        <w:fldChar w:fldCharType="begin"/>
        <w:instrText xml:space="preserve"> PAGEREF _Toc69300878 \h </w:instrText>
        <w:fldChar w:fldCharType="separate"/>
        <w:t>9</w:t>
        <w:fldChar w:fldCharType="end"/>
      </w:r>
    </w:p>
    <w:p w14:paraId="374A760E" w14:textId="5FD4F429" w:rsidR="00CB00C3" w:rsidRDefault="00CB00C3">
      <w:pPr>
        <w:pStyle w:val="TOC1"/>
        <w:rPr>
          <w:rFonts w:asciiTheme="minorHAnsi" w:hAnsiTheme="minorHAnsi" w:cstheme="minorBidi"/>
          <w:caps w:val="0"/>
          <w:sz w:val="22"/>
          <w:szCs w:val="22"/>
          <w:lang w:val="nl-NL" w:eastAsia="nl-NL"/>
        </w:rPr>
      </w:pPr>
      <w:r>
        <w:t>8</w:t>
      </w:r>
      <w:r>
        <w:rPr>
          <w:rFonts w:asciiTheme="minorHAnsi" w:hAnsiTheme="minorHAnsi" w:cstheme="minorBidi"/>
          <w:caps w:val="0"/>
          <w:sz w:val="22"/>
          <w:szCs w:val="22"/>
          <w:lang w:val="nl-NL" w:eastAsia="nl-NL"/>
        </w:rPr>
        <w:tab/>
      </w:r>
      <w:r>
        <w:t>Acceptance</w:t>
        <w:tab/>
        <w:fldChar w:fldCharType="begin"/>
        <w:instrText xml:space="preserve"> PAGEREF _Toc69300879 \h </w:instrText>
        <w:fldChar w:fldCharType="separate"/>
        <w:t>9</w:t>
        <w:fldChar w:fldCharType="end"/>
      </w:r>
    </w:p>
    <w:p w14:paraId="718C9311" w14:textId="3E9FCD1B" w:rsidR="00F37FE2" w:rsidRPr="00F37FE2" w:rsidRDefault="00F37FE2" w:rsidP="00814BAA">
      <w:r>
        <w:fldChar w:fldCharType="end"/>
      </w:r>
    </w:p>
    <w:p w14:paraId="38F2E1B2" w14:textId="4A8C4C6C" w:rsidR="00F37FE2" w:rsidRPr="00F37FE2" w:rsidRDefault="00F37FE2" w:rsidP="00814BAA">
      <w:pPr>
        <w:pStyle w:val="DNVGL-AppListing"/>
      </w:pPr>
      <w:r>
        <w:fldChar w:fldCharType="begin"/>
        <w:instrText xml:space="preserve"> REF e_AppendixList_1 </w:instrText>
        <w:fldChar w:fldCharType="separate"/>
      </w:r>
      <w:r>
        <w:rPr>
          <w:noProof/>
        </w:rPr>
        <w:t>Short Form Agreement (SFA)</w:t>
      </w:r>
      <w:r>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69300856"/>
      <w:r>
        <w:t>Introduction</w:t>
      </w:r>
      <w:bookmarkEnd w:id="10"/>
    </w:p>
    <w:p w14:paraId="01000001" w14:textId="01000001">
      <w:pPr>
        <w:pStyle w:val="BodyText"/>
        <w:rPr>
          <w:ins w:id="100" w:author="Claude" w:date="2026-03-23T14:00:00Z"/>
        </w:rPr>
      </w:pPr>
      <w:ins w:id="101" w:author="Claude" w:date="2026-03-23T14:00:00Z">
        <w:r>
          <w:t>Peak Gen has requested DNV to provide stability study services in support of their submission to the NESO Long-Term 2029 (LT29) Stability Services tender. The project involves up to six sites across England and Wales, each proposing GE RS4 Rotating Stabilizers to provide grid stability services including short circuit current injection, inertia, and voltage support.</w:t>
        </w:r>
      </w:ins>
    </w:p>
    <w:p w14:paraId="01000002" w14:textId="01000002">
      <w:pPr>
        <w:pStyle w:val="BodyText"/>
        <w:rPr>
          <w:ins w:id="102" w:author="Claude" w:date="2026-03-23T14:00:00Z"/>
        </w:rPr>
      </w:pPr>
      <w:ins w:id="103" w:author="Claude" w:date="2026-03-23T14:00:00Z">
        <w:r>
          <w:t>DNV will perform RMS dynamic simulations using DIgSILENT PowerFactory per NESO Technical Specification V3 and Feasibility Study Requirements V6. As the RS4 machines are Grid Forming Synchronous (GBGF-S) assets, RMS modelling is the NESO-mandated approach. DNV will complete the required Section B proformas and author Feasibility Study Reports per NESO Template V3 to enable Peak Gen’s tender submission, with target completion in mid-April 2026.</w:t>
        </w:r>
      </w:ins>
    </w:p>
    <w:p w14:paraId="01000003" w14:textId="01000003">
      <w:pPr>
        <w:pStyle w:val="BodyText"/>
        <w:rPr>
          <w:ins w:id="104" w:author="Claude" w:date="2026-03-23T14:00:00Z"/>
        </w:rPr>
      </w:pPr>
      <w:ins w:id="105" w:author="Claude" w:date="2026-03-23T14:00:00Z">
        <w:r>
          <w:t>This proposal presents a modular quotation with five line items, allowing Peak Gen to select the scope that matches their final site and design option decisions. Line Item 1 covers study setup (model development, automation scripts, and reporting framework). Line Items 2, 3, and 4 are mutually exclusive tiers covering 2, 4, or 6 sites respectively. Line Item 5 provides future bid and design support on a call-off T&amp;M basis. Line Item 1 is required regardless of the selected tier; the Client selects one of Line Items 2, 3, or 4 based on their finalised site portfolio.</w:t>
        </w:r>
      </w:ins>
    </w:p>
    <w:p w14:paraId="2C2F87F6" w14:textId="77777777" w:rsidR="00F37FE2" w:rsidRPr="00F37FE2" w:rsidRDefault="00F37FE2" w:rsidP="00814BAA">
      <w:pPr>
        <w:spacing w:after="200" w:line="276" w:lineRule="auto"/>
      </w:pPr>
      <w:r>
        <w:br w:type="page"/>
      </w:r>
    </w:p>
    <w:p w14:paraId="367FAB47" w14:textId="77777777" w:rsidR="00F37FE2" w:rsidRPr="00F37FE2" w:rsidRDefault="00F37FE2" w:rsidP="00814BAA">
      <w:pPr>
        <w:pStyle w:val="Heading1"/>
      </w:pPr>
      <w:bookmarkStart w:id="11" w:name="_Toc381193814"/>
      <w:bookmarkStart w:id="12" w:name="_Toc69300857"/>
      <w:r>
        <w:lastRenderedPageBreak/>
        <w:t>The DNV proposed solution</w:t>
      </w:r>
      <w:bookmarkEnd w:id="11"/>
      <w:bookmarkEnd w:id="12"/>
    </w:p>
    <w:p w14:paraId="5ADAA480" w14:textId="77777777" w:rsidR="00F37FE2" w:rsidRPr="00F37FE2" w:rsidRDefault="00F37FE2" w:rsidP="00814BAA">
      <w:pPr>
        <w:pStyle w:val="Heading2"/>
      </w:pPr>
      <w:bookmarkStart w:id="13" w:name="_Toc381193815"/>
      <w:bookmarkStart w:id="14" w:name="_Toc69300858"/>
      <w:r>
        <w:t>Approach</w:t>
      </w:r>
      <w:bookmarkEnd w:id="13"/>
      <w:bookmarkEnd w:id="14"/>
    </w:p>
    <w:sdt>
      <w:sdtPr>
        <w:id w:val="-503508265"/>
        <w:lock w:val="contentLocked"/>
        <w:placeholder>
          <w:docPart w:val="31B60DE38E904DEA96DE65ADB40957ED"/>
        </w:placeholder>
        <w:group/>
      </w:sdtPr>
      <w:sdtContent>
        <w:p w14:paraId="10E596F3" w14:textId="77777777" w:rsidR="00F37FE2" w:rsidRPr="00F37FE2" w:rsidRDefault="00F37FE2" w:rsidP="00814BAA">
          <w:pPr>
            <w:pStyle w:val="DNVGL-Hidden"/>
          </w:pPr>
          <w:r>
            <w:t>This Section describes in an overall way our:</w:t>
          </w:r>
        </w:p>
        <w:p w14:paraId="52DC9097" w14:textId="77777777" w:rsidR="00F37FE2" w:rsidRPr="00F37FE2" w:rsidRDefault="00F37FE2" w:rsidP="00814BAA">
          <w:pPr>
            <w:pStyle w:val="DNVGL-Hidden"/>
          </w:pPr>
          <w:r>
            <w:t>Approach and understanding of project purpose and key deliverables</w:t>
          </w:r>
        </w:p>
        <w:p w14:paraId="72A3C00D" w14:textId="77777777" w:rsidR="00F37FE2" w:rsidRPr="00F37FE2" w:rsidRDefault="00F37FE2" w:rsidP="00814BAA">
          <w:pPr>
            <w:pStyle w:val="DNVGL-Hidden"/>
          </w:pPr>
          <w:r>
            <w:t>Methodology and main tools to be applied</w:t>
          </w:r>
        </w:p>
        <w:p w14:paraId="0F0BB2B4" w14:textId="77777777" w:rsidR="00F37FE2" w:rsidRPr="00F37FE2" w:rsidRDefault="00F37FE2" w:rsidP="00814BAA">
          <w:pPr>
            <w:pStyle w:val="DNVGL-Hidden"/>
          </w:pPr>
          <w:r>
            <w:t>It may be useful to include a brief sketch/graphic to illustrate the problem and/or our approach.</w:t>
          </w:r>
        </w:p>
        <w:p w14:paraId="4ED36028" w14:textId="77777777" w:rsidR="00F37FE2" w:rsidRPr="00F37FE2" w:rsidRDefault="00F37FE2" w:rsidP="00814BAA">
          <w:pPr>
            <w:pStyle w:val="DNVGL-Hidden"/>
          </w:pPr>
          <w:r>
            <w:t>If subdivision of the work into sub-projects or distinct phases is an important part of the approach, then that should be highlighted.</w:t>
          </w:r>
        </w:p>
      </w:sdtContent>
    </w:sdt>
    <w:p w14:paraId="1E1CC449" w14:textId="77777777" w:rsidR="00F37FE2" w:rsidRPr="00F37FE2" w:rsidRDefault="00F37FE2" w:rsidP="00814BAA">
      <w:pPr>
        <w:pStyle w:val="BodyText"/>
      </w:pPr>
    </w:p>
    <w:p w14:paraId="50A2F19F" w14:textId="77777777" w:rsidR="00F37FE2" w:rsidRPr="00F37FE2" w:rsidRDefault="00F37FE2" w:rsidP="00814BAA">
      <w:pPr>
        <w:pStyle w:val="Heading2"/>
      </w:pPr>
      <w:bookmarkStart w:id="15" w:name="_Toc381193816"/>
      <w:bookmarkStart w:id="16" w:name="_Toc69300859"/>
      <w:r>
        <w:t>Deliverables</w:t>
      </w:r>
      <w:bookmarkEnd w:id="15"/>
      <w:bookmarkEnd w:id="16"/>
    </w:p>
    <w:p w14:paraId="161C3715" w14:textId="2F0184BF" w:rsidR="00F37FE2" w:rsidRPr="00F37FE2" w:rsidRDefault="00F37FE2" w:rsidP="00814BAA">
      <w:pPr>
        <w:pStyle w:val="DNVGL-Hidden"/>
      </w:pPr>
      <w:r>
        <w:t>Specify as relevant:</w:t>
      </w:r>
    </w:p>
    <w:p w14:paraId="5379DDB2" w14:textId="77777777" w:rsidR="00F37FE2" w:rsidRPr="00F37FE2" w:rsidRDefault="00F37FE2" w:rsidP="00814BAA">
      <w:pPr>
        <w:pStyle w:val="DNVGL-Hidden"/>
      </w:pPr>
      <w:r>
        <w:t>Final deliverables</w:t>
      </w:r>
    </w:p>
    <w:p w14:paraId="053AD0EE" w14:textId="77777777" w:rsidR="00F37FE2" w:rsidRPr="00F37FE2" w:rsidRDefault="00F37FE2" w:rsidP="00814BAA">
      <w:pPr>
        <w:pStyle w:val="DNVGL-Hidden"/>
      </w:pPr>
      <w:r>
        <w:t>Intermediate deliverables</w:t>
      </w:r>
    </w:p>
    <w:p w14:paraId="3C6DF714" w14:textId="77777777" w:rsidR="00F37FE2" w:rsidRPr="00F37FE2" w:rsidRDefault="00F37FE2" w:rsidP="00814BAA">
      <w:pPr>
        <w:pStyle w:val="DNVGL-Hidden"/>
      </w:pPr>
      <w:r>
        <w:t>Issue and approval process for deliverables</w:t>
      </w:r>
    </w:p>
    <w:p w14:paraId="61AC9214" w14:textId="77777777" w:rsidR="00F37FE2" w:rsidRPr="00F37FE2" w:rsidRDefault="00F37FE2" w:rsidP="00814BAA">
      <w:pPr>
        <w:pStyle w:val="DNVGL-Hidden"/>
      </w:pPr>
      <w:r>
        <w:t>The specification should include project products, such as reports and certificates, as well as project management documents, such as status reports and minutes of meetings.</w:t>
      </w:r>
    </w:p>
    <w:p w14:paraId="346D04F9" w14:textId="77777777" w:rsidR="00F37FE2" w:rsidRPr="00F37FE2" w:rsidRDefault="00F37FE2" w:rsidP="00814BAA">
      <w:pPr>
        <w:pStyle w:val="DNVGL-Hidden"/>
      </w:pPr>
      <w:r>
        <w:t>Specify the proposed confidentiality option for DNV Reports.</w:t>
      </w:r>
    </w:p>
    <w:p w14:paraId="55649A06" w14:textId="77777777" w:rsidR="00F37FE2" w:rsidRPr="00F37FE2" w:rsidRDefault="00F37FE2" w:rsidP="00814BAA">
      <w:pPr>
        <w:pStyle w:val="DNVGL-Hidden"/>
      </w:pPr>
      <w:r>
        <w:t>The format of the various deliverables should be specified.</w:t>
      </w:r>
    </w:p>
    <w:p w14:paraId="68DA2AB6" w14:textId="77777777" w:rsidR="00F37FE2" w:rsidRPr="00F37FE2" w:rsidRDefault="00F37FE2" w:rsidP="00814BAA">
      <w:pPr>
        <w:pStyle w:val="Heading2"/>
      </w:pPr>
      <w:bookmarkStart w:id="17" w:name="_Toc381193817"/>
      <w:bookmarkStart w:id="18" w:name="_Toc69300860"/>
      <w:r>
        <w:t>Alternative and/or optional work</w:t>
      </w:r>
      <w:bookmarkEnd w:id="17"/>
      <w:bookmarkEnd w:id="18"/>
    </w:p>
    <w:sdt>
      <w:sdtPr>
        <w:id w:val="791863576"/>
        <w:lock w:val="contentLocked"/>
        <w:placeholder>
          <w:docPart w:val="31B60DE38E904DEA96DE65ADB40957ED"/>
        </w:placeholder>
        <w:group/>
      </w:sdtPr>
      <w:sdtContent>
        <w:p w14:paraId="14A56BB3" w14:textId="77777777" w:rsidR="00F37FE2" w:rsidRPr="00F37FE2" w:rsidRDefault="00F37FE2" w:rsidP="00814BAA">
          <w:pPr>
            <w:pStyle w:val="DNVGL-Hidden"/>
          </w:pPr>
          <w:r>
            <w:t>In the case of an invitation to tender where the customer has specified the deliverables and scope of work, the proposal shall a priori reply strictly to the request. However, DNV may propose alternative solutions and optional deliverables/activities under this heading. A brief description of the proposed amendments and the benefits to the customer should be concluded with e.g. the following statement:</w:t>
          </w:r>
        </w:p>
      </w:sdtContent>
    </w:sdt>
    <w:p w14:paraId="292174DD" w14:textId="77777777" w:rsidR="00F37FE2" w:rsidRPr="00F37FE2" w:rsidRDefault="00F37FE2" w:rsidP="00814BAA">
      <w:pPr>
        <w:pStyle w:val="BodyText"/>
      </w:pPr>
      <w:r>
        <w:t>Should this be of interest DNV would be pleased to amend the present proposal accordingly, or submit a separate proposal.</w:t>
      </w:r>
    </w:p>
    <w:p w14:paraId="038D1D07" w14:textId="77777777" w:rsidR="00F37FE2" w:rsidRPr="00F37FE2" w:rsidRDefault="00F37FE2" w:rsidP="00814BAA">
      <w:pPr>
        <w:pStyle w:val="BodyText"/>
      </w:pPr>
    </w:p>
    <w:p w14:paraId="579F47BE" w14:textId="77777777" w:rsidR="00F37FE2" w:rsidRPr="00F37FE2" w:rsidRDefault="00F37FE2" w:rsidP="00814BAA">
      <w:pPr>
        <w:pStyle w:val="BodyText"/>
      </w:pPr>
    </w:p>
    <w:p w14:paraId="149038B1" w14:textId="77777777" w:rsidR="00F37FE2" w:rsidRPr="00F37FE2" w:rsidRDefault="00F37FE2" w:rsidP="00814BAA">
      <w:pPr>
        <w:spacing w:after="200" w:line="276" w:lineRule="auto"/>
      </w:pPr>
      <w:r>
        <w:br w:type="page"/>
      </w:r>
    </w:p>
    <w:p w14:paraId="7BDB8AA8" w14:textId="77777777" w:rsidR="00F37FE2" w:rsidRPr="00F37FE2" w:rsidRDefault="00F37FE2" w:rsidP="00814BAA">
      <w:pPr>
        <w:pStyle w:val="Heading1"/>
      </w:pPr>
      <w:bookmarkStart w:id="19" w:name="_Toc69300861"/>
      <w:r>
        <w:lastRenderedPageBreak/>
        <w:t>Scope of work</w:t>
      </w:r>
      <w:bookmarkEnd w:id="19"/>
    </w:p>
    <w:p w14:paraId="30633D41" w14:textId="1C318731" w:rsidR="00F37FE2" w:rsidRPr="00F37FE2" w:rsidRDefault="00F37FE2" w:rsidP="00814BAA">
      <w:pPr>
        <w:pStyle w:val="DNVGL-Hidden"/>
      </w:pPr>
      <w:r>
        <w:t>A narrative description of the proposed scope of work required to produce the deliverables. An accurate description of the scope of work is essential in relation DNV responsibility. Do not oversell and phrase the text in objective terms, not subjective ones. Address quality requirements,e.g. by reference to applicable standards, regulations etc. This may be organised as an overall description followed by more detailed description of scope blocks in sub-sections. The level of detail shall demonstrate that the deliverables will meet the quality requirements, however, this shall be balanced against avoidance of serving as a recipe for the customer to present to competitors for alternative offers.</w:t>
      </w:r>
    </w:p>
    <w:p w14:paraId="6A31A194" w14:textId="77777777" w:rsidR="00F37FE2" w:rsidRPr="00F37FE2" w:rsidRDefault="00F37FE2" w:rsidP="00814BAA">
      <w:pPr>
        <w:pStyle w:val="DNVGL-Hidden"/>
      </w:pPr>
      <w:r>
        <w:t>A high-level Work Breakdown Structure may be included, as a minimum in the form of a list of activities.</w:t>
      </w:r>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p>
    <w:p w14:paraId="084B8A54" w14:textId="77777777" w:rsidR="00F37FE2" w:rsidRPr="00F37FE2" w:rsidRDefault="00F37FE2" w:rsidP="00814BAA">
      <w:pPr>
        <w:pStyle w:val="BodyText"/>
      </w:pPr>
    </w:p>
    <w:p w14:paraId="55067D60" w14:textId="77777777" w:rsidR="00F37FE2" w:rsidRPr="00F37FE2" w:rsidRDefault="00F37FE2" w:rsidP="00814BAA">
      <w:pPr>
        <w:spacing w:after="200" w:line="276" w:lineRule="auto"/>
      </w:pPr>
      <w:r>
        <w:br w:type="page"/>
      </w:r>
    </w:p>
    <w:p w14:paraId="7504A2F0" w14:textId="77777777" w:rsidR="00F37FE2" w:rsidRPr="00F37FE2" w:rsidRDefault="00F37FE2" w:rsidP="00814BAA">
      <w:pPr>
        <w:pStyle w:val="Heading1"/>
      </w:pPr>
      <w:bookmarkStart w:id="20" w:name="_Toc69300862"/>
      <w:r>
        <w:lastRenderedPageBreak/>
        <w:t>Schedule</w:t>
      </w:r>
      <w:bookmarkEnd w:id="20"/>
    </w:p>
    <w:sdt>
      <w:sdtPr>
        <w:id w:val="1871103995"/>
        <w:lock w:val="contentLocked"/>
        <w:placeholder>
          <w:docPart w:val="F96B0671BD9547DFB0FE48ABA4EF6148"/>
        </w:placeholder>
        <w:group/>
      </w:sdtPr>
      <w:sdtContent>
        <w:p w14:paraId="4DEBD3F0" w14:textId="77777777" w:rsidR="00F37FE2" w:rsidRPr="00F37FE2" w:rsidRDefault="00F37FE2" w:rsidP="00814BAA">
          <w:pPr>
            <w:pStyle w:val="DNVGL-Hidden"/>
          </w:pPr>
          <w:r>
            <w:t>Specify overall start and finish dates for the project and same for individual activities as relevant. Reference to CTR catalogue may be included.</w:t>
          </w:r>
        </w:p>
        <w:p w14:paraId="6B2E76AD" w14:textId="77777777" w:rsidR="00F37FE2" w:rsidRPr="00F37FE2" w:rsidRDefault="00F37FE2" w:rsidP="00814BAA">
          <w:pPr>
            <w:pStyle w:val="DNVGL-Hidden"/>
          </w:pPr>
          <w:r>
            <w:t>Specify milestones, including those which are related to customer obligations, e.g. customer input to project.</w:t>
          </w:r>
        </w:p>
        <w:p w14:paraId="708BB88A" w14:textId="77777777" w:rsidR="00F37FE2" w:rsidRPr="00F37FE2" w:rsidRDefault="00F37FE2" w:rsidP="00814BAA">
          <w:pPr>
            <w:pStyle w:val="DNVGL-Hidden"/>
          </w:pPr>
          <w:r>
            <w:t>Specify minimum mobilisation time.</w:t>
          </w:r>
        </w:p>
        <w:p w14:paraId="3B338357" w14:textId="77777777" w:rsidR="00F37FE2" w:rsidRPr="00F37FE2" w:rsidRDefault="00F37FE2" w:rsidP="00814BAA">
          <w:pPr>
            <w:pStyle w:val="DNVGL-Hidden"/>
          </w:pPr>
          <w:r>
            <w:t>Specify dependencies between activities</w:t>
          </w:r>
        </w:p>
        <w:p w14:paraId="4242682A" w14:textId="77777777" w:rsidR="00F37FE2" w:rsidRPr="00F37FE2" w:rsidRDefault="00F37FE2" w:rsidP="00814BAA">
          <w:pPr>
            <w:pStyle w:val="DNVGL-Hidden"/>
          </w:pPr>
          <w:r>
            <w:t>Specify turn-around periods, customer review/approval of deliverables periods etc. as relevant.</w:t>
          </w:r>
        </w:p>
        <w:p w14:paraId="08A2D8A5" w14:textId="77777777" w:rsidR="00F37FE2" w:rsidRPr="00F37FE2" w:rsidRDefault="00F37FE2" w:rsidP="00814BAA">
          <w:pPr>
            <w:pStyle w:val="DNVGL-Hidden"/>
          </w:pPr>
          <w:r>
            <w:t>Make reference to the CTR catalogue, if included.</w:t>
          </w:r>
        </w:p>
      </w:sdtContent>
    </w:sdt>
    <w:p w14:paraId="6A5DED0F" w14:textId="77777777" w:rsidR="00F37FE2" w:rsidRPr="00F37FE2" w:rsidRDefault="00F37FE2" w:rsidP="00814BAA">
      <w:pPr>
        <w:pStyle w:val="BodyText"/>
      </w:pPr>
    </w:p>
    <w:p w14:paraId="305C3E5A" w14:textId="77777777" w:rsidR="00F37FE2" w:rsidRPr="00F37FE2" w:rsidRDefault="00F37FE2" w:rsidP="00814BAA">
      <w:pPr>
        <w:pStyle w:val="BodyText"/>
      </w:pPr>
    </w:p>
    <w:p w14:paraId="5DD0DDBB" w14:textId="77777777" w:rsidR="00F37FE2" w:rsidRPr="00F37FE2" w:rsidRDefault="00F37FE2" w:rsidP="00814BAA">
      <w:pPr>
        <w:spacing w:after="200" w:line="276" w:lineRule="auto"/>
      </w:pPr>
      <w:r>
        <w:br w:type="page"/>
      </w:r>
    </w:p>
    <w:p w14:paraId="30D74360" w14:textId="77777777" w:rsidR="00F37FE2" w:rsidRPr="00F37FE2" w:rsidRDefault="00F37FE2" w:rsidP="00814BAA">
      <w:pPr>
        <w:pStyle w:val="Heading1"/>
      </w:pPr>
      <w:bookmarkStart w:id="21" w:name="_Toc69300863"/>
      <w:r>
        <w:lastRenderedPageBreak/>
        <w:t>Compensation</w:t>
      </w:r>
      <w:bookmarkEnd w:id="21"/>
    </w:p>
    <w:p w14:paraId="4D4077B1" w14:textId="77777777" w:rsidR="00F37FE2" w:rsidRPr="00F37FE2" w:rsidRDefault="00F37FE2" w:rsidP="00814BAA">
      <w:pPr>
        <w:pStyle w:val="Heading2"/>
      </w:pPr>
      <w:bookmarkStart w:id="22" w:name="_Toc69300864"/>
      <w:r>
        <w:t>General</w:t>
      </w:r>
      <w:bookmarkEnd w:id="22"/>
      <w:r>
        <w:t xml:space="preserve"> </w:t>
      </w:r>
    </w:p>
    <w:sdt>
      <w:sdtPr>
        <w:id w:val="1781910091"/>
        <w:lock w:val="contentLocked"/>
        <w:placeholder>
          <w:docPart w:val="31B60DE38E904DEA96DE65ADB40957ED"/>
        </w:placeholder>
        <w:group/>
      </w:sdtPr>
      <w:sdtContent>
        <w:p w14:paraId="3D3C9585" w14:textId="77777777" w:rsidR="00F37FE2" w:rsidRPr="00F37FE2" w:rsidRDefault="00F37FE2" w:rsidP="00814BAA">
          <w:pPr>
            <w:pStyle w:val="DNVGL-Hidden"/>
          </w:pPr>
          <w:r>
            <w:t>Specify the compensation format, i.e. lump sum or reimbursable or combination etc.</w:t>
          </w:r>
        </w:p>
        <w:p w14:paraId="5840EF73" w14:textId="77777777" w:rsidR="00F37FE2" w:rsidRPr="00F37FE2" w:rsidRDefault="00F37FE2" w:rsidP="00814BAA">
          <w:pPr>
            <w:pStyle w:val="DNVGL-Hidden"/>
          </w:pPr>
          <w:r>
            <w:t>Specify how travel time and costs shall be compensated.</w:t>
          </w:r>
        </w:p>
        <w:p w14:paraId="4E2EEA57" w14:textId="77777777" w:rsidR="00F37FE2" w:rsidRPr="00F37FE2" w:rsidRDefault="00F37FE2" w:rsidP="00814BAA">
          <w:pPr>
            <w:pStyle w:val="DNVGL-Hidden"/>
          </w:pPr>
          <w:r>
            <w:t>Specify how meeting time and costs shall be compensated.</w:t>
          </w:r>
        </w:p>
        <w:p w14:paraId="78E0E418" w14:textId="77777777" w:rsidR="00F37FE2" w:rsidRPr="00F37FE2" w:rsidRDefault="00F37FE2" w:rsidP="00814BAA">
          <w:pPr>
            <w:pStyle w:val="DNVGL-Hidden"/>
          </w:pPr>
          <w:r>
            <w:t>Delete and/or modify subsections below as relevant.</w:t>
          </w:r>
        </w:p>
        <w:p w14:paraId="669B5A69" w14:textId="77777777" w:rsidR="00F37FE2" w:rsidRPr="00F37FE2" w:rsidRDefault="00F37FE2" w:rsidP="00814BAA">
          <w:pPr>
            <w:pStyle w:val="DNVGL-Hidden"/>
          </w:pPr>
          <w:r>
            <w:t>Make reference to the CTR catalogue, if relevant.</w:t>
          </w:r>
        </w:p>
      </w:sdtContent>
    </w:sdt>
    <w:p w14:paraId="2E01ACDE" w14:textId="69BBFD49" w:rsidR="00267DA1" w:rsidRPr="00F37FE2" w:rsidRDefault="004B0B62" w:rsidP="00267DA1">
      <w:pPr>
        <w:pStyle w:val="BodyText"/>
      </w:pPr>
      <w:del w:id="220" w:author="Claude" w:date="2026-03-23T14:00:00Z">
        <w:r>
          <w:delText xml:space="preserve">The project will be invoiced based on a </w:delText>
        </w:r>
        <w:r>
          <w:rPr>
            <w:color w:val="FF0000"/>
          </w:rPr>
          <w:delText xml:space="preserve">lump sum / time and material </w:delText>
        </w:r>
        <w:r>
          <w:delText xml:space="preserve">basis, adding up to, </w:delText>
        </w:r>
        <w:r>
          <w:rPr>
            <w:color w:val="FF0000"/>
          </w:rPr>
          <w:delText>fill out amount</w:delText>
        </w:r>
        <w:r>
          <w:delText xml:space="preserve">, rates and prices provided in this proposal are quoted in </w:delText>
        </w:r>
      </w:del>
      <w:ins w:id="221" w:author="Claude" w:date="2026-03-23T14:00:00Z">
        <w:r>
          <w:t xml:space="preserve">The project will be invoiced based on a modular fixed-fee basis (Line Items 1–4) with optional time and materials support (Line Item 5). All rates and prices provided in this proposal are quoted in </w:t>
        </w:r>
      </w:ins>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Pr>
              <w:vanish/>
            </w:rPr>
            <w:t>[currency]</w:t>
          </w:r>
        </w:sdtContent>
      </w:sdt>
      <w:r>
        <w:t xml:space="preserve"> and exclusive of VAT or any other similar taxes.</w:t>
      </w:r>
    </w:p>
    <w:p w14:paraId="4A855649" w14:textId="77777777" w:rsidR="004B0B62" w:rsidRPr="004B0B62" w:rsidRDefault="004B0B62" w:rsidP="004B0B62">
      <w:pPr>
        <w:pStyle w:val="BodyText"/>
      </w:pPr>
      <w:r>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t>If and to the extent Customer has to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r>
        <w:t>In the event that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23" w:name="_Toc69300865"/>
      <w:r>
        <w:t>Lump sums</w:t>
      </w:r>
      <w:bookmarkEnd w:id="23"/>
    </w:p>
    <w:sdt>
      <w:sdtPr>
        <w:id w:val="-1701775722"/>
        <w:lock w:val="contentLocked"/>
        <w:placeholder>
          <w:docPart w:val="31B60DE38E904DEA96DE65ADB40957ED"/>
        </w:placeholder>
        <w:group/>
      </w:sdtPr>
      <w:sdtContent>
        <w:p w14:paraId="3C6122F8" w14:textId="77777777" w:rsidR="00F37FE2" w:rsidRPr="00F37FE2" w:rsidRDefault="00F37FE2" w:rsidP="00814BAA">
          <w:pPr>
            <w:pStyle w:val="DNVGL-Hidden"/>
          </w:pPr>
          <w:r>
            <w:t>Specify total lump sum and/or specify activities (and CTR ID’s) and associated lump sums in tabular form, if relevant.</w:t>
          </w:r>
        </w:p>
        <w:p w14:paraId="75876187" w14:textId="77777777" w:rsidR="00F37FE2" w:rsidRPr="00F37FE2" w:rsidRDefault="00F37FE2" w:rsidP="00814BAA">
          <w:pPr>
            <w:pStyle w:val="DNVGL-Hidden"/>
          </w:pPr>
          <w:r>
            <w:t>Remove this subsection if not relevant.</w:t>
          </w:r>
        </w:p>
        <w:p w14:paraId="65B56549" w14:textId="77777777" w:rsidR="00F37FE2" w:rsidRPr="00F37FE2" w:rsidRDefault="00F37FE2" w:rsidP="00814BAA">
          <w:pPr>
            <w:pStyle w:val="DNVGL-Hidden"/>
          </w:pPr>
          <w:r>
            <w:t>Validity of lump sums and reference to 5.4.</w:t>
          </w:r>
        </w:p>
      </w:sdtContent>
    </w:sdt>
    <w:p w14:paraId="7AFB9B6D" w14:textId="77777777" w:rsidR="00F37FE2" w:rsidRPr="00F37FE2" w:rsidRDefault="00F37FE2" w:rsidP="00814BAA">
      <w:pPr>
        <w:pStyle w:val="BodyText"/>
      </w:pPr>
      <w:del w:id="200" w:author="Claude" w:date="2026-03-23T14:00:00Z">
        <w:r>
          <w:delText>The following activities shall be compensated on a lump sum basis:</w:delText>
        </w:r>
      </w:del>
      <w:ins w:id="201" w:author="Claude" w:date="2026-03-23T14:00:00Z">
        <w:r>
          <w:t>DNV proposes the following modular fixed-fee quotation. The Client selects Line Item 1 (required) plus one of Line Items 2, 3, or 4 depending on the finalised site portfolio:</w:t>
        </w:r>
      </w:ins>
    </w:p>
    <w:p w14:paraId="05000001" w14:textId="05000001">
      <w:pPr>
        <w:pStyle w:val="BodyText"/>
        <w:rPr>
          <w:ins w:id="202" w:author="Claude" w:date="2026-03-23T14:00:00Z"/>
        </w:rPr>
      </w:pPr>
      <w:ins w:id="203" w:author="Claude" w:date="2026-03-23T14:00:00Z">
        <w:r>
          <w:rPr>
            <w:b/>
          </w:rPr>
          <w:t xml:space="preserve">Line Item 1: </w:t>
        </w:r>
        <w:r>
          <w:t xml:space="preserve">Study Setup (model development, automation scripts, reporting framework) </w:t>
        </w:r>
        <w:r>
          <w:rPr>
            <w:b/>
          </w:rPr>
          <w:t>– 112 hours – EUR 18,596</w:t>
        </w:r>
      </w:ins>
    </w:p>
    <w:p w14:paraId="05000002" w14:textId="05000002">
      <w:pPr>
        <w:pStyle w:val="BodyText"/>
        <w:rPr>
          <w:ins w:id="204" w:author="Claude" w:date="2026-03-23T14:00:00Z"/>
        </w:rPr>
      </w:pPr>
      <w:ins w:id="205" w:author="Claude" w:date="2026-03-23T14:00:00Z">
        <w:r>
          <w:rPr>
            <w:b/>
          </w:rPr>
          <w:t xml:space="preserve">Line Item 2: </w:t>
        </w:r>
        <w:r>
          <w:t xml:space="preserve">2 sites x 1 option per site (modelling, reports, NESO data entry) </w:t>
        </w:r>
        <w:r>
          <w:rPr>
            <w:b/>
          </w:rPr>
          <w:t>– 151 hours – EUR 24,737</w:t>
        </w:r>
      </w:ins>
    </w:p>
    <w:p w14:paraId="05000003" w14:textId="05000003">
      <w:pPr>
        <w:pStyle w:val="BodyText"/>
        <w:rPr>
          <w:ins w:id="206" w:author="Claude" w:date="2026-03-23T14:00:00Z"/>
        </w:rPr>
      </w:pPr>
      <w:ins w:id="207" w:author="Claude" w:date="2026-03-23T14:00:00Z">
        <w:r>
          <w:rPr>
            <w:b/>
          </w:rPr>
          <w:t xml:space="preserve">Line Item 3: </w:t>
        </w:r>
        <w:r>
          <w:t xml:space="preserve">4 sites x 1 option per site (modelling, reports, NESO data entry) </w:t>
        </w:r>
        <w:r>
          <w:rPr>
            <w:b/>
          </w:rPr>
          <w:t>– 292 hours – EUR 48,062</w:t>
        </w:r>
      </w:ins>
    </w:p>
    <w:p w14:paraId="05000004" w14:textId="05000004">
      <w:pPr>
        <w:pStyle w:val="BodyText"/>
        <w:rPr>
          <w:ins w:id="208" w:author="Claude" w:date="2026-03-23T14:00:00Z"/>
        </w:rPr>
      </w:pPr>
      <w:ins w:id="209" w:author="Claude" w:date="2026-03-23T14:00:00Z">
        <w:r>
          <w:rPr>
            <w:b/>
          </w:rPr>
          <w:t xml:space="preserve">Line Item 4: </w:t>
        </w:r>
        <w:r>
          <w:t xml:space="preserve">6 sites x 2 options per site (modelling, reports, NESO data entry) </w:t>
        </w:r>
        <w:r>
          <w:rPr>
            <w:b/>
          </w:rPr>
          <w:t>– 540 hours – EUR 88,314</w:t>
        </w:r>
      </w:ins>
    </w:p>
    <w:p w14:paraId="05000005" w14:textId="05000005">
      <w:pPr>
        <w:pStyle w:val="BodyText"/>
        <w:rPr>
          <w:ins w:id="210" w:author="Claude" w:date="2026-03-23T14:00:00Z"/>
        </w:rPr>
      </w:pPr>
      <w:ins w:id="211" w:author="Claude" w:date="2026-03-23T14:00:00Z">
        <w:r>
          <w:rPr>
            <w:b/>
          </w:rPr>
          <w:t xml:space="preserve">Line Item 5: </w:t>
        </w:r>
        <w:r>
          <w:t>Future bid and design support – T&amp;M rates</w:t>
        </w:r>
      </w:ins>
    </w:p>
    <w:p w14:paraId="05000006" w14:textId="05000006">
      <w:pPr>
        <w:pStyle w:val="BodyText"/>
        <w:rPr>
          <w:ins w:id="212" w:author="Claude" w:date="2026-03-23T14:00:00Z"/>
        </w:rPr>
      </w:pPr>
      <w:ins w:id="213" w:author="Claude" w:date="2026-03-23T14:00:00Z">
        <w:r>
          <w:rPr>
            <w:b/>
          </w:rPr>
          <w:t xml:space="preserve">Total fees (Line 1 + selected tier): </w:t>
        </w:r>
        <w:r>
          <w:t>Line 1 + Line 2 (2 variants): 263 hours, EUR 43,333. Line 1 + Line 3 (4 variants): 404 hours, EUR 66,658. Line 1 + Line 4 (12 variants): 652 hours, EUR 106,910.</w:t>
        </w:r>
      </w:ins>
    </w:p>
    <w:p w14:paraId="05000007" w14:textId="05000007">
      <w:pPr>
        <w:pStyle w:val="BodyText"/>
        <w:rPr>
          <w:ins w:id="214" w:author="Claude" w:date="2026-03-23T14:00:00Z"/>
        </w:rPr>
      </w:pPr>
      <w:ins w:id="215" w:author="Claude" w:date="2026-03-23T14:00:00Z">
        <w:r>
          <w:t>Prices are quoted in EUR, exclusive of VAT. This quotation is valid for 60 days from the date of issue.</w:t>
        </w:r>
      </w:ins>
    </w:p>
    <w:p w14:paraId="42B85D76" w14:textId="77777777" w:rsidR="00F37FE2" w:rsidRPr="00F37FE2" w:rsidRDefault="00F37FE2" w:rsidP="00814BAA">
      <w:pPr>
        <w:pStyle w:val="Heading2"/>
      </w:pPr>
      <w:bookmarkStart w:id="24" w:name="_Toc69300866"/>
      <w:r>
        <w:t>Rates and Expenses</w:t>
      </w:r>
      <w:bookmarkEnd w:id="24"/>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t>Remember to specify all applicable costs, including e.g.:</w:t>
          </w:r>
        </w:p>
        <w:p w14:paraId="613AEE84" w14:textId="77777777" w:rsidR="00F37FE2" w:rsidRPr="00F37FE2" w:rsidRDefault="00F37FE2" w:rsidP="00814BAA">
          <w:pPr>
            <w:pStyle w:val="DNVGL-Hidden"/>
            <w:numPr>
              <w:ilvl w:val="0"/>
              <w:numId w:val="14"/>
            </w:numPr>
          </w:pPr>
          <w:r>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t>Hourly man-hour rates, by category, for variations to work on lump sum basis.</w:t>
          </w:r>
        </w:p>
        <w:p w14:paraId="3D5BC513" w14:textId="77777777" w:rsidR="00F37FE2" w:rsidRPr="00F37FE2" w:rsidRDefault="00F37FE2" w:rsidP="00814BAA">
          <w:pPr>
            <w:pStyle w:val="DNVGL-Hidden"/>
            <w:numPr>
              <w:ilvl w:val="0"/>
              <w:numId w:val="14"/>
            </w:numPr>
          </w:pPr>
          <w:r>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t>Travel cost/allowances and travel time (lump sums/at cost/at cost plus).</w:t>
          </w:r>
        </w:p>
        <w:p w14:paraId="2EBEAB11" w14:textId="77777777" w:rsidR="00F37FE2" w:rsidRPr="00F37FE2" w:rsidRDefault="00F37FE2" w:rsidP="00814BAA">
          <w:pPr>
            <w:pStyle w:val="DNVGL-Hidden"/>
            <w:numPr>
              <w:ilvl w:val="0"/>
              <w:numId w:val="14"/>
            </w:numPr>
          </w:pPr>
          <w:r>
            <w:t>Licence fees (lump sums or unit costs).</w:t>
          </w:r>
        </w:p>
        <w:p w14:paraId="63B565EB" w14:textId="77777777" w:rsidR="00F37FE2" w:rsidRPr="00F37FE2" w:rsidRDefault="00F37FE2" w:rsidP="00814BAA">
          <w:pPr>
            <w:pStyle w:val="DNVGL-Hidden"/>
            <w:numPr>
              <w:ilvl w:val="0"/>
              <w:numId w:val="14"/>
            </w:numPr>
          </w:pPr>
          <w:r>
            <w:t>Laboratory costs (lump sums or unit costs).</w:t>
          </w:r>
        </w:p>
        <w:p w14:paraId="4113D1CC" w14:textId="77777777" w:rsidR="00F37FE2" w:rsidRPr="00F37FE2" w:rsidRDefault="00F37FE2" w:rsidP="00814BAA">
          <w:pPr>
            <w:pStyle w:val="DNVGL-Hidden"/>
            <w:numPr>
              <w:ilvl w:val="0"/>
              <w:numId w:val="14"/>
            </w:numPr>
          </w:pPr>
          <w:r>
            <w:t>Equipment.</w:t>
          </w:r>
        </w:p>
        <w:p w14:paraId="30644864" w14:textId="77777777" w:rsidR="00F37FE2" w:rsidRPr="00F37FE2" w:rsidRDefault="00F37FE2" w:rsidP="00814BAA">
          <w:pPr>
            <w:pStyle w:val="DNVGL-Hidden"/>
            <w:numPr>
              <w:ilvl w:val="0"/>
              <w:numId w:val="14"/>
            </w:numPr>
          </w:pPr>
          <w:r>
            <w:t>Offshore or relocation charges.</w:t>
          </w:r>
        </w:p>
        <w:p w14:paraId="1239F089" w14:textId="6C4D2B96" w:rsidR="00F37FE2" w:rsidRPr="00F37FE2" w:rsidRDefault="00F37FE2" w:rsidP="00814BAA">
          <w:pPr>
            <w:pStyle w:val="DNVGL-Hidden"/>
            <w:numPr>
              <w:ilvl w:val="0"/>
              <w:numId w:val="14"/>
            </w:numPr>
          </w:pPr>
          <w:r>
            <w:t xml:space="preserve">Validity of rates and prices and reference to </w:t>
            <w:fldChar w:fldCharType="begin"/>
            <w:instrText xml:space="preserve"> REF _Ref522793790 \r \h </w:instrText>
            <w:fldChar w:fldCharType="separate"/>
            <w:t>5.5</w:t>
            <w:fldChar w:fldCharType="end"/>
            <w:t>.</w:t>
          </w:r>
        </w:p>
      </w:sdtContent>
    </w:sdt>
    <w:p w14:paraId="7A742A69" w14:textId="77777777" w:rsidR="002A20DF" w:rsidRPr="002A20DF" w:rsidRDefault="002A20DF" w:rsidP="002A20DF">
      <w:pPr>
        <w:pStyle w:val="BodyText"/>
      </w:pPr>
      <w:r>
        <w:t xml:space="preserve">Travel and lodging expenses will be charged at actual costs and travel by car will be reimbursed at </w:t>
      </w:r>
      <w:r>
        <w:rPr>
          <w:color w:val="FF0000"/>
        </w:rPr>
        <w:t xml:space="preserve">0.35 EUR/km, </w:t>
      </w:r>
      <w:r>
        <w:t>excluding VAT.</w:t>
      </w:r>
    </w:p>
    <w:p w14:paraId="0908938A" w14:textId="77777777" w:rsidR="00F37FE2" w:rsidRPr="00F37FE2" w:rsidRDefault="00F37FE2" w:rsidP="00814BAA">
      <w:pPr>
        <w:pStyle w:val="Heading2"/>
      </w:pPr>
      <w:bookmarkStart w:id="25" w:name="_Toc69300867"/>
      <w:r>
        <w:t>Budget</w:t>
      </w:r>
      <w:bookmarkEnd w:id="25"/>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26" w:name="_Toc381193825"/>
      <w:bookmarkStart w:id="27" w:name="_Ref522793790"/>
      <w:bookmarkStart w:id="28" w:name="_Toc69300868"/>
      <w:r>
        <w:t>Adjustment of lump sums, rates and unit costs</w:t>
      </w:r>
      <w:bookmarkEnd w:id="26"/>
      <w:bookmarkEnd w:id="27"/>
      <w:bookmarkEnd w:id="28"/>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t>Specify validity of rates and prices.</w:t>
          </w:r>
        </w:p>
        <w:p w14:paraId="61962E55" w14:textId="77777777" w:rsidR="00F37FE2" w:rsidRPr="00F37FE2" w:rsidRDefault="00F37FE2" w:rsidP="00814BAA">
          <w:pPr>
            <w:pStyle w:val="DNVGL-Hidden"/>
          </w:pPr>
          <w:r>
            <w:t>Include an adjustment clause and formula as applicable</w:t>
          </w:r>
        </w:p>
        <w:p w14:paraId="597C5BED" w14:textId="77777777" w:rsidR="00F37FE2" w:rsidRPr="00F37FE2" w:rsidRDefault="00F37FE2" w:rsidP="00814BAA">
          <w:pPr>
            <w:pStyle w:val="DNVGL-Hidden"/>
          </w:pPr>
          <w:r>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del w:id="224" w:author="Claude" w:date="2026-03-23T14:00:00Z">
        <w:r>
          <w:delText>All lump sums, rates, unit costs etc. quoted above are valid till &lt;date&gt;.</w:delText>
        </w:r>
      </w:del>
      <w:ins w:id="225" w:author="Claude" w:date="2026-03-23T14:00:00Z">
        <w:r>
          <w:t>All lump sums, rates, and unit costs quoted above are valid for 60 days from the date of issue of this proposal.</w:t>
        </w:r>
      </w:ins>
    </w:p>
    <w:p w14:paraId="242E9926" w14:textId="77777777" w:rsidR="00F37FE2" w:rsidRPr="00F37FE2" w:rsidRDefault="00F37FE2" w:rsidP="00814BAA">
      <w:pPr>
        <w:pStyle w:val="BodyText"/>
      </w:pPr>
      <w:r>
        <w:t>Thereafter escalation shall apply as follows:</w:t>
      </w:r>
    </w:p>
    <w:p w14:paraId="2637C0D3" w14:textId="77777777" w:rsidR="00F37FE2" w:rsidRPr="00F37FE2" w:rsidRDefault="00F37FE2" w:rsidP="00814BAA">
      <w:pPr>
        <w:pStyle w:val="Heading2"/>
      </w:pPr>
      <w:bookmarkStart w:id="29" w:name="_Toc69300869"/>
      <w:r>
        <w:lastRenderedPageBreak/>
        <w:t>Invoicing and Payment</w:t>
      </w:r>
      <w:bookmarkEnd w:id="29"/>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t>A: If monthly reimbursable:</w:t>
          </w:r>
        </w:p>
      </w:sdtContent>
    </w:sdt>
    <w:p w14:paraId="5B947D2D" w14:textId="77777777" w:rsidR="00F37FE2" w:rsidRPr="00F37FE2" w:rsidRDefault="00F37FE2" w:rsidP="00814BAA">
      <w:pPr>
        <w:pStyle w:val="BodyText"/>
      </w:pPr>
      <w:del w:id="222" w:author="Claude" w:date="2026-03-23T14:00:00Z">
        <w:r>
          <w:delText>Invoicing will be on a monthly reimbursable basis according to hours worked in the previous period.</w:delText>
        </w:r>
      </w:del>
      <w:ins w:id="223" w:author="Claude" w:date="2026-03-23T14:00:00Z">
        <w:r>
          <w:t>Invoicing for Line Items 1–4 will be based on the following milestone schedule: 30% at Project Kick-off (NTP), 40% at Draft Deliverables, and 30% at Final Handover. Line Item 5 (T&amp;M) will be invoiced monthly in arrears.</w:t>
        </w:r>
      </w:ins>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t>B: Propose a payment plan for lump sum payment projects based on progress.</w:t>
          </w:r>
        </w:p>
      </w:sdtContent>
    </w:sdt>
    <w:p w14:paraId="26AF6872" w14:textId="77777777" w:rsidR="00F37FE2" w:rsidRPr="00F37FE2" w:rsidRDefault="00F37FE2" w:rsidP="00814BAA">
      <w:pPr>
        <w:pStyle w:val="BodyText"/>
      </w:pPr>
      <w:r>
        <w:t>Invoicing will be on a monthly basis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t>Invoicing will be according to the following milestones:</w:t>
      </w:r>
    </w:p>
    <w:p w14:paraId="42CC8B69" w14:textId="77777777" w:rsidR="00F37FE2" w:rsidRPr="00F37FE2" w:rsidRDefault="00F37FE2" w:rsidP="00814BAA">
      <w:pPr>
        <w:pStyle w:val="BodyText"/>
        <w:numPr>
          <w:ilvl w:val="0"/>
          <w:numId w:val="15"/>
        </w:numPr>
      </w:pPr>
      <w:r>
        <w:t>25% at signing of contract</w:t>
      </w:r>
    </w:p>
    <w:p w14:paraId="3C0D2252" w14:textId="77777777" w:rsidR="00F37FE2" w:rsidRPr="00F37FE2" w:rsidRDefault="00F37FE2" w:rsidP="00814BAA">
      <w:pPr>
        <w:pStyle w:val="BodyText"/>
        <w:numPr>
          <w:ilvl w:val="0"/>
          <w:numId w:val="15"/>
        </w:numPr>
      </w:pPr>
      <w:r>
        <w:t>15% at delivery of …</w:t>
      </w:r>
    </w:p>
    <w:p w14:paraId="5EEA8232" w14:textId="0301F77A" w:rsidR="00F37FE2" w:rsidRPr="00F37FE2" w:rsidRDefault="00F37FE2" w:rsidP="00814BAA">
      <w:pPr>
        <w:pStyle w:val="BodyText"/>
        <w:numPr>
          <w:ilvl w:val="0"/>
          <w:numId w:val="15"/>
        </w:numPr>
      </w:pPr>
      <w:r>
        <w:t>20% after first project year</w:t>
      </w:r>
    </w:p>
    <w:p w14:paraId="7E2A7C21" w14:textId="77777777" w:rsidR="00DD2E4E" w:rsidRDefault="00392933" w:rsidP="00DD2E4E">
      <w:pPr>
        <w:pStyle w:val="BodyText"/>
        <w:numPr>
          <w:ilvl w:val="0"/>
          <w:numId w:val="15"/>
        </w:numPr>
      </w:pPr>
      <w:r>
        <w:t xml:space="preserve">20%      </w:t>
      </w:r>
    </w:p>
    <w:p w14:paraId="45C0E4A2" w14:textId="0C75D4E4" w:rsidR="00F37FE2" w:rsidRDefault="00F37FE2" w:rsidP="00814BAA">
      <w:pPr>
        <w:pStyle w:val="BodyText"/>
        <w:numPr>
          <w:ilvl w:val="0"/>
          <w:numId w:val="15"/>
        </w:numPr>
      </w:pPr>
      <w:r>
        <w:t>20% at project completion</w:t>
      </w:r>
    </w:p>
    <w:p w14:paraId="7835D5F3" w14:textId="77777777" w:rsidR="00A2701C" w:rsidRPr="00A2701C" w:rsidRDefault="00A2701C" w:rsidP="00F75AA1">
      <w:pPr>
        <w:pStyle w:val="BodyText"/>
        <w:rPr>
          <w:color w:val="FF0000"/>
        </w:rPr>
      </w:pPr>
      <w:r>
        <w:rPr>
          <w:color w:val="FF0000"/>
        </w:rPr>
        <w:t>Make a choice</w:t>
      </w:r>
    </w:p>
    <w:p w14:paraId="25A22DCE" w14:textId="40076EE3" w:rsidR="00F75AA1" w:rsidRPr="00F75AA1" w:rsidRDefault="00F75AA1" w:rsidP="00F75AA1">
      <w:pPr>
        <w:pStyle w:val="BodyText"/>
      </w:pPr>
      <w:r>
        <w:t>Invoicing will be as follows: 30% advance payment, 60% to be incurred to specified deliverables (specified in detail as mentioned in chapter 2.2) and 10% upon completion.</w:t>
      </w:r>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t>Specify payment conditions.</w:t>
          </w:r>
        </w:p>
      </w:sdtContent>
    </w:sdt>
    <w:p w14:paraId="2743F7A6" w14:textId="77777777" w:rsidR="00F37FE2" w:rsidRPr="00F37FE2" w:rsidRDefault="00F37FE2" w:rsidP="00814BAA">
      <w:pPr>
        <w:pStyle w:val="BodyText"/>
      </w:pPr>
      <w:r>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br w:type="page"/>
      </w:r>
    </w:p>
    <w:p w14:paraId="20CCD139" w14:textId="77777777" w:rsidR="00F37FE2" w:rsidRPr="00F37FE2" w:rsidRDefault="00F37FE2" w:rsidP="00814BAA">
      <w:pPr>
        <w:pStyle w:val="Heading1"/>
      </w:pPr>
      <w:bookmarkStart w:id="30" w:name="_Toc69300870"/>
      <w:r>
        <w:lastRenderedPageBreak/>
        <w:t>Project organisation</w:t>
      </w:r>
      <w:bookmarkEnd w:id="30"/>
    </w:p>
    <w:p w14:paraId="6C833A77" w14:textId="06842132" w:rsidR="00F37FE2" w:rsidRPr="00F37FE2" w:rsidRDefault="00F37FE2" w:rsidP="00814BAA">
      <w:pPr>
        <w:pStyle w:val="Heading2"/>
      </w:pPr>
      <w:bookmarkStart w:id="31" w:name="_Toc69300871"/>
      <w:r>
        <w:t>Organigram</w:t>
      </w:r>
      <w:bookmarkEnd w:id="31"/>
    </w:p>
    <w:p w14:paraId="0166E15E" w14:textId="77777777" w:rsidR="00F37FE2" w:rsidRPr="00F37FE2" w:rsidRDefault="00F37FE2" w:rsidP="00814BAA">
      <w:pPr>
        <w:pStyle w:val="BodyText"/>
      </w:pPr>
      <w:r>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t>Edit the organigram as appropriate:</w:t>
          </w:r>
        </w:p>
      </w:sdtContent>
    </w:sdt>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32" w:name="_Toc69300872"/>
      <w:r>
        <w:t>Key Personnel</w:t>
      </w:r>
      <w:bookmarkEnd w:id="32"/>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t xml:space="preserve">This section gives a brief presentation of proposed project members. </w:t>
      </w:r>
    </w:p>
    <w:p w14:paraId="63A0EB81" w14:textId="77777777" w:rsidR="00F37FE2" w:rsidRPr="00F37FE2" w:rsidRDefault="00F37FE2" w:rsidP="00814BAA">
      <w:pPr>
        <w:pStyle w:val="BodyText"/>
      </w:pPr>
      <w:r>
        <w:t>The proposed key personnel for the project are listed in the table below.</w:t>
      </w:r>
    </w:p>
    <w:p w14:paraId="2F779A24" w14:textId="05933C9D"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1</w:t>
        <w:fldChar w:fldCharType="end"/>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Pr>
                <w:noProof/>
              </w:rPr>
              <w:t>NN</w:t>
            </w:r>
          </w:p>
        </w:tc>
        <w:tc>
          <w:tcPr>
            <w:tcW w:w="3194" w:type="dxa"/>
          </w:tcPr>
          <w:p w14:paraId="0A5CDC8F" w14:textId="77777777" w:rsidR="00F37FE2" w:rsidRPr="00F37FE2" w:rsidRDefault="00F37FE2" w:rsidP="00814BAA">
            <w:pPr>
              <w:pStyle w:val="DNVGL-TableText"/>
              <w:keepNext w:val="0"/>
              <w:rPr>
                <w:noProof/>
              </w:rPr>
            </w:pPr>
            <w:r>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Pr>
          <w:noProof/>
        </w:rPr>
        <w:t xml:space="preserve">Table </w:t>
      </w:r>
      <w:r>
        <w:fldChar w:fldCharType="begin"/>
        <w:instrText xml:space="preserve"> STYLEREF 1 \s </w:instrText>
        <w:fldChar w:fldCharType="separate"/>
      </w:r>
      <w:r>
        <w:rPr>
          <w:noProof/>
        </w:rPr>
        <w:t>6</w:t>
      </w:r>
      <w:r>
        <w:fldChar w:fldCharType="end"/>
      </w:r>
      <w:r>
        <w:rPr>
          <w:noProof/>
        </w:rPr>
        <w:noBreakHyphen/>
        <w:fldChar w:fldCharType="begin"/>
        <w:instrText xml:space="preserve"> SEQ Table \* ARABIC \s 1 </w:instrText>
        <w:fldChar w:fldCharType="separate"/>
        <w:t>2</w:t>
        <w:fldChar w:fldCharType="end"/>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Pr>
                <w:noProof/>
              </w:rPr>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Pr>
          <w:noProof/>
        </w:rPr>
        <w:lastRenderedPageBreak/>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33" w:name="_Toc69300873"/>
      <w:r>
        <w:rPr>
          <w:color w:val="FF0000"/>
        </w:rPr>
        <w:t>Resource Pool</w:t>
      </w:r>
      <w:bookmarkEnd w:id="33"/>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34" w:name="_Toc69300874"/>
      <w:r>
        <w:t>Contact Information</w:t>
      </w:r>
      <w:bookmarkEnd w:id="34"/>
    </w:p>
    <w:p w14:paraId="7736ACA3" w14:textId="77777777" w:rsidR="00F37FE2" w:rsidRPr="00F37FE2" w:rsidRDefault="00F37FE2" w:rsidP="00814BAA">
      <w:pPr>
        <w:pStyle w:val="BodyText"/>
      </w:pPr>
      <w:r>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t xml:space="preserve">Table </w:t>
        <w:fldChar w:fldCharType="begin"/>
        <w:instrText xml:space="preserve"> STYLEREF 1 \s </w:instrText>
        <w:fldChar w:fldCharType="separate"/>
      </w:r>
      <w:r>
        <w:rPr>
          <w:noProof/>
        </w:rPr>
        <w:t>6</w:t>
      </w:r>
      <w:r>
        <w:fldChar w:fldCharType="end"/>
        <w:noBreakHyphen/>
        <w:fldChar w:fldCharType="begin"/>
        <w:instrText xml:space="preserve"> SEQ Table \* ARABIC \s 1 </w:instrText>
        <w:fldChar w:fldCharType="separate"/>
      </w:r>
      <w:r>
        <w:rPr>
          <w:noProof/>
        </w:rPr>
        <w:t>3</w:t>
      </w:r>
      <w:r>
        <w:fldChar w:fldCharType="end"/>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br w:type="page"/>
      </w:r>
    </w:p>
    <w:p w14:paraId="2485DFB0" w14:textId="77777777" w:rsidR="00F37FE2" w:rsidRPr="00F37FE2" w:rsidRDefault="00F37FE2" w:rsidP="00814BAA">
      <w:pPr>
        <w:pStyle w:val="Heading1"/>
      </w:pPr>
      <w:bookmarkStart w:id="35" w:name="_Ref522783933"/>
      <w:bookmarkStart w:id="36" w:name="_Toc69300875"/>
      <w:r>
        <w:lastRenderedPageBreak/>
        <w:t>Contractual</w:t>
      </w:r>
      <w:bookmarkEnd w:id="35"/>
      <w:bookmarkEnd w:id="36"/>
    </w:p>
    <w:p w14:paraId="3EE3172A" w14:textId="77777777" w:rsidR="00F37FE2" w:rsidRPr="00F37FE2" w:rsidRDefault="00F37FE2" w:rsidP="00814BAA">
      <w:pPr>
        <w:pStyle w:val="Heading2"/>
      </w:pPr>
      <w:bookmarkStart w:id="37" w:name="_Toc69300876"/>
      <w:r>
        <w:t>Contract basis - Terms and Conditions</w:t>
      </w:r>
      <w:bookmarkEnd w:id="37"/>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t xml:space="preserve">DNV has issued the present proposal based on the assumption that the “DNV - General Terms and Conditions Advisory Services Energy Systems shall form the contractual basis for this project. The Terms and Conditions are exhibited in </w:t>
        <w:fldChar w:fldCharType="begin"/>
        <w:instrText xml:space="preserve"> REF Appendix_1 \h </w:instrText>
        <w:fldChar w:fldCharType="separate"/>
        <w:t xml:space="preserve">Appendix </w:t>
      </w:r>
      <w:r>
        <w:rPr>
          <w:noProof/>
        </w:rPr>
        <w:t>A</w:t>
      </w:r>
      <w:r>
        <w:fldChar w:fldCharType="end"/>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t xml:space="preserve">B:  Customer has provided draft contract.  NB! In this case, remember to remove </w:t>
            <w:fldChar w:fldCharType="begin"/>
            <w:instrText xml:space="preserve"> REF Appendix_1 \h </w:instrText>
            <w:fldChar w:fldCharType="separate"/>
            <w:t>Appendix A</w:t>
            <w:fldChar w:fldCharType="end"/>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t xml:space="preserve">C:  Proposal under a valid frame agreement.  NB! In this case, remember to remove </w:t>
            <w:fldChar w:fldCharType="begin"/>
            <w:instrText xml:space="preserve"> REF Appendix_1 \h </w:instrText>
            <w:fldChar w:fldCharType="separate"/>
            <w:t>Appendix A</w:t>
            <w:fldChar w:fldCharType="end"/>
            <w:t>. Any proposed deviations from the frame agreement must be stated.</w:t>
          </w:r>
        </w:p>
      </w:sdtContent>
    </w:sdt>
    <w:p w14:paraId="3781F5CE" w14:textId="77777777" w:rsidR="00F37FE2" w:rsidRPr="00F37FE2" w:rsidRDefault="00F37FE2" w:rsidP="00814BAA">
      <w:pPr>
        <w:pStyle w:val="BodyText"/>
      </w:pPr>
      <w:r>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t>[frame agreement number/reference]</w:t>
          </w:r>
        </w:sdtContent>
      </w:sdt>
    </w:p>
    <w:p w14:paraId="492914AF" w14:textId="77777777" w:rsidR="00F37FE2" w:rsidRPr="00F37FE2" w:rsidRDefault="00F37FE2" w:rsidP="00814BAA">
      <w:pPr>
        <w:pStyle w:val="Heading2"/>
      </w:pPr>
      <w:bookmarkStart w:id="38" w:name="_Toc69300877"/>
      <w:r>
        <w:t>Assumptions, conditions and limitations</w:t>
      </w:r>
      <w:bookmarkEnd w:id="38"/>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t>Some sample items:</w:t>
          </w:r>
        </w:p>
        <w:p w14:paraId="2807ED9E" w14:textId="77777777" w:rsidR="00F37FE2" w:rsidRPr="00F37FE2" w:rsidRDefault="00F37FE2" w:rsidP="00814BAA">
          <w:pPr>
            <w:pStyle w:val="DNVGL-Hidden"/>
          </w:pPr>
          <w:r>
            <w:t>Format of deliverables and number of copies</w:t>
          </w:r>
        </w:p>
        <w:p w14:paraId="53338C28" w14:textId="77777777" w:rsidR="00F37FE2" w:rsidRPr="00F37FE2" w:rsidRDefault="00F37FE2" w:rsidP="00814BAA">
          <w:pPr>
            <w:pStyle w:val="DNVGL-Hidden"/>
          </w:pPr>
          <w:r>
            <w:t>Specific tools, equipment, methods etc</w:t>
          </w:r>
        </w:p>
        <w:p w14:paraId="7B94B87D" w14:textId="77777777" w:rsidR="00F37FE2" w:rsidRPr="00F37FE2" w:rsidRDefault="00F37FE2" w:rsidP="00814BAA">
          <w:pPr>
            <w:pStyle w:val="DNVGL-Hidden"/>
          </w:pPr>
          <w:r>
            <w:t>Review cycle assumptions (number of, cycle periods)</w:t>
          </w:r>
        </w:p>
        <w:p w14:paraId="13768B13" w14:textId="77777777" w:rsidR="00F37FE2" w:rsidRPr="00F37FE2" w:rsidRDefault="00F37FE2" w:rsidP="00814BAA">
          <w:pPr>
            <w:pStyle w:val="DNVGL-Hidden"/>
          </w:pPr>
          <w:r>
            <w:t>Travel cost and travel time are/are not included</w:t>
          </w:r>
        </w:p>
        <w:p w14:paraId="45C20E86" w14:textId="77777777" w:rsidR="00F37FE2" w:rsidRPr="00F37FE2" w:rsidRDefault="00F37FE2" w:rsidP="00814BAA">
          <w:pPr>
            <w:pStyle w:val="DNVGL-Hidden"/>
          </w:pPr>
          <w:r>
            <w:t>Availability of the information from the customer</w:t>
          </w:r>
        </w:p>
        <w:p w14:paraId="40B4147B" w14:textId="77777777" w:rsidR="00F37FE2" w:rsidRPr="00F37FE2" w:rsidRDefault="00F37FE2" w:rsidP="00814BAA">
          <w:pPr>
            <w:pStyle w:val="DNVGL-Hidden"/>
          </w:pPr>
          <w:r>
            <w:t>Customer response times, e.g. to draft reports</w:t>
          </w:r>
        </w:p>
        <w:p w14:paraId="57827871" w14:textId="77777777" w:rsidR="00F37FE2" w:rsidRPr="00F37FE2" w:rsidRDefault="00F37FE2" w:rsidP="00814BAA">
          <w:pPr>
            <w:pStyle w:val="DNVGL-Hidden"/>
          </w:pPr>
          <w:r>
            <w:t>Definition of normal working hours, e.g. “a total 8 hours within the timeframe 0700 – 1700 hrs”.</w:t>
          </w:r>
        </w:p>
        <w:p w14:paraId="43536503" w14:textId="77777777" w:rsidR="00F37FE2" w:rsidRPr="00F37FE2" w:rsidRDefault="00F37FE2" w:rsidP="00814BAA">
          <w:pPr>
            <w:pStyle w:val="DNVGL-Hidden"/>
          </w:pPr>
          <w:r>
            <w:t>Inclusive/exclusive of meetings (meeting time, travel time and costs)</w:t>
          </w:r>
        </w:p>
      </w:sdtContent>
    </w:sdt>
    <w:p w14:paraId="7156F562" w14:textId="77777777" w:rsidR="00F37FE2" w:rsidRPr="00F37FE2" w:rsidRDefault="00F37FE2" w:rsidP="00814BAA">
      <w:pPr>
        <w:pStyle w:val="BodyText"/>
      </w:pPr>
      <w:del w:id="230" w:author="Claude" w:date="2026-03-23T14:00:00Z">
        <w:r>
          <w:delText>In addition to possible assumptions, conditions and limitation stated elsewhere, this proposal is issued on the basis of the following assumptions, conditions and limitation with respect to deliverables, scope of work, schedule and costs etc.:</w:delText>
        </w:r>
      </w:del>
      <w:ins w:id="231" w:author="Claude" w:date="2026-03-23T14:00:00Z">
        <w:r>
          <w:t>This proposal is issued on the basis of the following assumptions, conditions, and limitations:</w:t>
        </w:r>
      </w:ins>
    </w:p>
    <w:p w14:paraId="07000001" w14:textId="07000001">
      <w:pPr>
        <w:pStyle w:val="BodyText"/>
        <w:rPr>
          <w:ins w:id="232" w:author="Claude" w:date="2026-03-23T14:00:00Z"/>
        </w:rPr>
      </w:pPr>
      <w:ins w:id="233" w:author="Claude" w:date="2026-03-23T14:00:00Z">
        <w:r>
          <w:rPr>
            <w:b/>
          </w:rPr>
          <w:t xml:space="preserve">Assumptions: </w:t>
        </w:r>
        <w:r>
          <w:t>GE RS4 PowerFactory models are provided in a validated, simulation-ready state at project start. NESO Stability Effectiveness Sheet V7 data and connection data sheets are available before modelling commences. The Client confirms the selected line item tier and site/design option selection before the Week 1 data freeze. Line Item 1 (study setup) is required regardless of the selected tier. Line Items 2, 3, and 4 are mutually exclusive; the Client selects one based on their finalised site portfolio. One round of draft review comments per variant is included; additional review cycles may incur additional fees. All simulations are performed using DIgSILENT PowerFactory; alternative software platforms are excluded. Feasibility Study Reports will be authored per NESO Feasibility Study Template V3. Technical Proforma V5 Section B (Q44–Q149) will be completed per variant.</w:t>
        </w:r>
      </w:ins>
    </w:p>
    <w:p w14:paraId="07000002" w14:textId="07000002">
      <w:pPr>
        <w:pStyle w:val="BodyText"/>
        <w:rPr>
          <w:ins w:id="234" w:author="Claude" w:date="2026-03-23T14:00:00Z"/>
        </w:rPr>
      </w:pPr>
      <w:ins w:id="235" w:author="Claude" w:date="2026-03-23T14:00:00Z">
        <w:r>
          <w:rPr>
            <w:b/>
          </w:rPr>
          <w:t xml:space="preserve">Limitations: </w:t>
        </w:r>
        <w:r>
          <w:t>DNV’s services are limited to desktop simulation studies; no physical site activities are included. Results are based on the models and data provided; DNV does not warrant actual field performance. Grid Code compliance assessment is limited to the NESO LT2029 requirements per Feasibility Study Requirements V6; broader ECC compliance is excluded. DNV is not responsible for delays caused by late provision of third-party data. The volume discount on Line Item 4 is conditional on all 12 variants being confirmed at NTP; partial activation is not supported.</w:t>
        </w:r>
      </w:ins>
    </w:p>
    <w:p w14:paraId="07000003" w14:textId="07000003">
      <w:pPr>
        <w:pStyle w:val="BodyText"/>
        <w:rPr>
          <w:ins w:id="236" w:author="Claude" w:date="2026-03-23T14:00:00Z"/>
        </w:rPr>
      </w:pPr>
      <w:ins w:id="237" w:author="Claude" w:date="2026-03-23T14:00:00Z">
        <w:r>
          <w:rPr>
            <w:b/>
          </w:rPr>
          <w:t xml:space="preserve">Intellectual Property: </w:t>
        </w:r>
        <w:r>
          <w:t>Deliverables (reports, proformas, datasets) become Client property upon final payment. PowerFactory models remain DNV intellectual property with perpetual licence to Client for this project. GE RS4 models remain GE intellectual property.</w:t>
        </w:r>
      </w:ins>
    </w:p>
    <w:p w14:paraId="07000004" w14:textId="07000004">
      <w:pPr>
        <w:pStyle w:val="BodyText"/>
        <w:rPr>
          <w:ins w:id="238" w:author="Claude" w:date="2026-03-23T14:00:00Z"/>
        </w:rPr>
      </w:pPr>
      <w:ins w:id="239" w:author="Claude" w:date="2026-03-23T14:00:00Z">
        <w:r>
          <w:rPr>
            <w:b/>
          </w:rPr>
          <w:t xml:space="preserve">Confidentiality: </w:t>
        </w:r>
        <w:r>
          <w:t>This work is subject to the executed NDA between DNV and Peak Gen dated 11 March 2026.</w:t>
        </w:r>
      </w:ins>
    </w:p>
    <w:p w14:paraId="3010B3E1" w14:textId="77777777" w:rsidR="00F37FE2" w:rsidRPr="00F37FE2" w:rsidRDefault="00F37FE2" w:rsidP="00814BAA">
      <w:pPr>
        <w:pStyle w:val="Heading2"/>
      </w:pPr>
      <w:bookmarkStart w:id="39" w:name="_Toc381193831"/>
      <w:bookmarkStart w:id="40" w:name="_Toc69300878"/>
      <w:r>
        <w:t>Mandatory health and safety terms</w:t>
      </w:r>
      <w:bookmarkEnd w:id="39"/>
      <w:bookmarkEnd w:id="40"/>
    </w:p>
    <w:p w14:paraId="0BD17B35" w14:textId="77777777" w:rsidR="00F37FE2" w:rsidRPr="00F37FE2" w:rsidRDefault="00F37FE2" w:rsidP="00814BAA">
      <w:pPr>
        <w:pStyle w:val="Heading3"/>
      </w:pPr>
      <w:r>
        <w:t>Customer responsibility</w:t>
      </w:r>
    </w:p>
    <w:p w14:paraId="7E706A21" w14:textId="77777777" w:rsidR="00F37FE2" w:rsidRPr="00F37FE2" w:rsidRDefault="00F37FE2" w:rsidP="00814BAA">
      <w:pPr>
        <w:pStyle w:val="BodyText"/>
      </w:pPr>
      <w:r>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t xml:space="preserve">Main Principle </w:t>
      </w:r>
    </w:p>
    <w:p w14:paraId="310E82C0" w14:textId="77777777" w:rsidR="00F37FE2" w:rsidRPr="00F37FE2" w:rsidRDefault="00F37FE2" w:rsidP="00814BAA">
      <w:pPr>
        <w:pStyle w:val="BodyText"/>
      </w:pPr>
      <w:r>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t>Substance abuse screening</w:t>
      </w:r>
    </w:p>
    <w:p w14:paraId="5FAD425A" w14:textId="04E5E938" w:rsidR="00F37FE2" w:rsidRPr="00F37FE2" w:rsidRDefault="00F37FE2" w:rsidP="00814BAA">
      <w:pPr>
        <w:pStyle w:val="BodyText"/>
      </w:pPr>
      <w:r>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1" w:name="_Toc462759067"/>
      <w:bookmarkStart w:id="42" w:name="_Toc69300879"/>
      <w:r>
        <w:lastRenderedPageBreak/>
        <w:t>Acceptance</w:t>
      </w:r>
      <w:bookmarkEnd w:id="41"/>
      <w:bookmarkEnd w:id="42"/>
    </w:p>
    <w:p w14:paraId="41CBFB1D" w14:textId="77777777" w:rsidR="00C04400" w:rsidRPr="00AE3C75" w:rsidRDefault="00C04400" w:rsidP="00C04400">
      <w:pPr>
        <w:spacing w:after="200" w:line="280" w:lineRule="atLeast"/>
      </w:pPr>
      <w:r>
        <w:t xml:space="preserve">We believe this is an appropriate proposal and we are looking forward to receiving your order. In case you have any questions please contact </w:t>
      </w:r>
      <w:r>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Pr>
          <w:color w:val="FF0000"/>
        </w:rPr>
        <w:t>A: The SFA will be used. Then use this text below.</w:t>
      </w:r>
    </w:p>
    <w:p w14:paraId="4807A960" w14:textId="007DD0C2" w:rsidR="00C04400" w:rsidRPr="00AE3C75" w:rsidRDefault="00C04400" w:rsidP="00C04400">
      <w:pPr>
        <w:spacing w:line="280" w:lineRule="atLeast"/>
      </w:pPr>
      <w:r>
        <w:t>Please send Section I – Cover Letter of the SFA duly countersigned for acceptance to</w:t>
      </w:r>
      <w:r>
        <w:rPr>
          <w:lang w:val="en-US"/>
        </w:rPr>
        <w:t xml:space="preserve"> </w:t>
      </w:r>
      <w:hyperlink r:id="rId29" w:history="1">
        <w:r>
          <w:rPr>
            <w:rStyle w:val="Hyperlink"/>
            <w:lang w:val="en-US"/>
          </w:rPr>
          <w:t>Salesdesk@dnv.com</w:t>
        </w:r>
      </w:hyperlink>
      <w:r>
        <w:rPr>
          <w:lang w:val="en-US"/>
        </w:rPr>
        <w:t xml:space="preserve"> or by mail to</w:t>
      </w:r>
      <w:r>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Pr>
          <w:lang w:val="en-US"/>
        </w:rPr>
        <w:t>DNV Netherlands B.V.</w:t>
      </w:r>
    </w:p>
    <w:p w14:paraId="17246C25" w14:textId="77777777" w:rsidR="00C04400" w:rsidRPr="00AE3C75" w:rsidRDefault="00C04400" w:rsidP="00C04400">
      <w:pPr>
        <w:spacing w:line="280" w:lineRule="atLeast"/>
        <w:rPr>
          <w:lang w:val="en-US"/>
        </w:rPr>
      </w:pPr>
      <w:r>
        <w:rPr>
          <w:lang w:val="en-US"/>
        </w:rPr>
        <w:t xml:space="preserve">Attn. Department Support (B50) </w:t>
      </w:r>
    </w:p>
    <w:p w14:paraId="6B5595BD" w14:textId="77777777" w:rsidR="00C04400" w:rsidRPr="00AE3C75" w:rsidRDefault="00C04400" w:rsidP="00C04400">
      <w:pPr>
        <w:spacing w:line="280" w:lineRule="atLeast"/>
        <w:rPr>
          <w:lang w:val="en-US"/>
        </w:rPr>
      </w:pPr>
      <w:r>
        <w:rPr>
          <w:lang w:val="en-US"/>
        </w:rPr>
        <w:t>P.O. Box 9035</w:t>
      </w:r>
    </w:p>
    <w:p w14:paraId="4D5E6CBE" w14:textId="77777777" w:rsidR="00C04400" w:rsidRPr="00AE3C75" w:rsidRDefault="00C04400" w:rsidP="00C04400">
      <w:pPr>
        <w:spacing w:line="280" w:lineRule="atLeast"/>
        <w:rPr>
          <w:lang w:val="en-US"/>
        </w:rPr>
      </w:pPr>
      <w:r>
        <w:rPr>
          <w:lang w:val="en-US"/>
        </w:rPr>
        <w:t xml:space="preserve">6800 ET ARNHEM </w:t>
      </w:r>
    </w:p>
    <w:p w14:paraId="3A7EA33E" w14:textId="77777777" w:rsidR="00C04400" w:rsidRPr="00AE3C75" w:rsidRDefault="00C04400" w:rsidP="00C04400">
      <w:pPr>
        <w:spacing w:line="280" w:lineRule="atLeast"/>
      </w:pPr>
      <w:r>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t xml:space="preserve">Please send our proposal duly countersigned for acceptance, and/or a separate written purchase order to </w:t>
      </w:r>
      <w:hyperlink r:id="rId30" w:history="1">
        <w:r>
          <w:rPr>
            <w:rStyle w:val="Hyperlink"/>
          </w:rPr>
          <w:t>Salesdesk@dnv.com</w:t>
        </w:r>
      </w:hyperlink>
      <w:r>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Pr>
          <w:lang w:val="en-US"/>
        </w:rPr>
        <w:t>DNV Netherlands B.V.</w:t>
      </w:r>
    </w:p>
    <w:p w14:paraId="512295B6" w14:textId="77777777" w:rsidR="00C04400" w:rsidRPr="00AE3C75" w:rsidRDefault="00C04400" w:rsidP="00C04400">
      <w:pPr>
        <w:spacing w:before="40" w:after="140" w:line="280" w:lineRule="atLeast"/>
        <w:contextualSpacing/>
      </w:pPr>
      <w:r>
        <w:t>Attn. Department Support (B50)</w:t>
      </w:r>
    </w:p>
    <w:p w14:paraId="36D63D83" w14:textId="77777777" w:rsidR="00C04400" w:rsidRPr="00AE3C75" w:rsidRDefault="00C04400" w:rsidP="00C04400">
      <w:pPr>
        <w:spacing w:before="40" w:after="140" w:line="280" w:lineRule="atLeast"/>
        <w:contextualSpacing/>
      </w:pPr>
      <w:r>
        <w:t>P.O. Box 9035</w:t>
      </w:r>
    </w:p>
    <w:p w14:paraId="54028EA0" w14:textId="77777777" w:rsidR="00C04400" w:rsidRPr="00AE3C75" w:rsidRDefault="00C04400" w:rsidP="00C04400">
      <w:pPr>
        <w:spacing w:before="40" w:after="140" w:line="280" w:lineRule="atLeast"/>
        <w:contextualSpacing/>
      </w:pPr>
      <w:r>
        <w:t xml:space="preserve">6800 ET ARNHEM </w:t>
      </w:r>
    </w:p>
    <w:p w14:paraId="01266745" w14:textId="77777777" w:rsidR="00C04400" w:rsidRPr="00AE3C75" w:rsidRDefault="00C04400" w:rsidP="00C04400">
      <w:pPr>
        <w:spacing w:before="40" w:after="140" w:line="280" w:lineRule="atLeast"/>
        <w:contextualSpacing/>
      </w:pPr>
      <w:r>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t>Customer name:</w:t>
      </w:r>
    </w:p>
    <w:p w14:paraId="77F664B8" w14:textId="77777777" w:rsidR="00C04400" w:rsidRPr="00AE3C75" w:rsidRDefault="00C04400" w:rsidP="00C04400">
      <w:pPr>
        <w:spacing w:after="200" w:line="276" w:lineRule="auto"/>
      </w:pPr>
      <w:r>
        <w:t>Name:</w:t>
      </w:r>
    </w:p>
    <w:p w14:paraId="4282CE18" w14:textId="77777777" w:rsidR="00C04400" w:rsidRPr="00AE3C75" w:rsidRDefault="00C04400" w:rsidP="00C04400">
      <w:pPr>
        <w:spacing w:after="200" w:line="276" w:lineRule="auto"/>
        <w:rPr>
          <w:lang w:val="en-US"/>
        </w:rPr>
      </w:pPr>
      <w:r>
        <w:rPr>
          <w:lang w:val="en-US"/>
        </w:rPr>
        <w:t>Job title:</w:t>
      </w:r>
    </w:p>
    <w:p w14:paraId="2F29543F" w14:textId="77777777" w:rsidR="00C04400" w:rsidRPr="00AE3C75" w:rsidRDefault="00C04400" w:rsidP="00C04400">
      <w:pPr>
        <w:spacing w:after="200" w:line="276" w:lineRule="auto"/>
        <w:rPr>
          <w:lang w:val="en-US"/>
        </w:rPr>
      </w:pPr>
      <w:r>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3" w:name="Appendix_1"/>
      <w:r>
        <w:t xml:space="preserve">Appendix </w:t>
        <w:fldChar w:fldCharType="begin"/>
        <w:instrText xml:space="preserve"> SEQ AppNo \* ALPHABETIC \n </w:instrText>
        <w:fldChar w:fldCharType="separate"/>
        <w:t>A</w:t>
        <w:fldChar w:fldCharType="end"/>
      </w:r>
      <w:bookmarkEnd w:id="43"/>
    </w:p>
    <w:p w14:paraId="34320E8A" w14:textId="5931E299" w:rsidR="00F37FE2" w:rsidRPr="00F37FE2" w:rsidRDefault="00671FC0" w:rsidP="00814BAA">
      <w:pPr>
        <w:pStyle w:val="DNVGL-AppText"/>
        <w:rPr>
          <w:noProof/>
        </w:rPr>
      </w:pPr>
      <w:bookmarkStart w:id="44" w:name="e_AppendixList_1"/>
      <w:r>
        <w:rPr>
          <w:noProof/>
        </w:rPr>
        <w:t>Short Form Agreement (SFA)</w:t>
      </w:r>
      <w:bookmarkEnd w:id="44"/>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Pr>
                <w:rStyle w:val="Hyperlink"/>
              </w:rPr>
              <w:t>one.dnv.com/eformsweb/Forms/?a=2&amp;s=1024</w:t>
            </w:r>
          </w:hyperlink>
          <w:r>
            <w:t xml:space="preserve">, ref DMSG-10-7 Sec.7. See Also </w:t>
          </w:r>
          <w:hyperlink r:id="rId38" w:history="1">
            <w:r>
              <w:rPr>
                <w:rStyle w:val="Hyperlink"/>
              </w:rPr>
              <w:t>DMSG-10-7 Contract Handling</w:t>
            </w:r>
          </w:hyperlink>
        </w:p>
        <w:p w14:paraId="7C5841CC" w14:textId="77777777" w:rsidR="00F37FE2" w:rsidRPr="00F37FE2" w:rsidRDefault="00F37FE2" w:rsidP="00814BAA">
          <w:pPr>
            <w:pStyle w:val="DNVGL-Hidden"/>
          </w:pPr>
          <w:r>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F7A6" w14:textId="77777777" w:rsidR="0060565A" w:rsidRDefault="0060565A" w:rsidP="00866BDC">
      <w:r>
        <w:separator/>
      </w:r>
    </w:p>
  </w:endnote>
  <w:endnote w:type="continuationSeparator" w:id="0">
    <w:p w14:paraId="23CB7CCE" w14:textId="77777777" w:rsidR="0060565A" w:rsidRDefault="0060565A" w:rsidP="00866BDC">
      <w:r>
        <w:continuationSeparator/>
      </w:r>
    </w:p>
  </w:endnote>
  <w:endnote w:type="continuationNotice" w:id="1">
    <w:p w14:paraId="4F2D8397" w14:textId="77777777" w:rsidR="0060565A" w:rsidRDefault="006056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loz+gEAAM4DAAAOAAAAZHJzL2Uyb0RvYy54bWysU9uO2yAQfa/Uf0C8N3YSJ02sOKvtbreq tL1I234AxjhGBYYCiZ1+fQfszUbtW1U/oMEDZ+acOexuBq3ISTgvwVR0PsspEYZDI82hot+/PbzZ UOIDMw1TYERFz8LTm/3rV7velmIBHahGOIIgxpe9rWgXgi2zzPNOaOZnYIXBZAtOs4Bbd8gax3pE 1ypb5Pk668E11gEX3uPf+zFJ9wm/bQUPX9rWi0BURbG3kFaX1jqu2X7HyoNjtpN8aoP9QxeaSYNF L1D3LDBydPIvKC25Aw9tmHHQGbSt5CJxQDbz/A82Tx2zInFBcby9yOT/Hyz/fHqyXx0JwzsYcICJ hLePwH94YuCuY+Ygbp2DvhOswcLzKFnWW19OV6PUvvQRpO4/QYNDZscACWhonY6qIE+C6DiA80V0 MQTC8WexzIv1ekUJx9x8udxuVmksGSufr1vnwwcBmsSgog6nmuDZ6dGH2A4rn4/EagYepFJpssqQ vqLb1WKVLlxltAxoPCV1RTd5/EYrRJbvTZMuBybVGGMBZSbakenIOQz1gAcj/RqaMwrgYDQYPggM OnC/KOnRXBX1P4/MCUrUR4MibudFEd2YNsXq7QI37jpTX2eY4QhV0UDJGN6F5OCR6y2K3cokw0sn U69omqTOZPDoyut9OvXyDPe/AQAA//8DAFBLAwQUAAYACAAAACEAaZR2aNwAAAAHAQAADwAAAGRy cy9kb3ducmV2LnhtbEyOTU/DMBBE70j8B2uRuFE7UUmbkE1VteIKonxI3Nx4m0TE6yh2m/DvMSc4 jmb05pWb2fbiQqPvHCMkCwWCuHam4wbh7fXxbg3CB81G944J4Zs8bKrrq1IXxk38QpdDaESEsC80 QhvCUEjp65as9gs3EMfu5EarQ4xjI82opwi3vUyVyqTVHceHVg+0a6n+OpwtwvvT6fNjqZ6bvb0f JjcryTaXiLc38/YBRKA5/I3hVz+qQxWdju7MxoseIU/jECHLQcQ2W68SEEeENFnlIKtS/vevfgAA AP//AwBQSwECLQAUAAYACAAAACEAtoM4kv4AAADhAQAAEwAAAAAAAAAAAAAAAAAAAAAAW0NvbnRl bnRfVHlwZXNdLnhtbFBLAQItABQABgAIAAAAIQA4/SH/1gAAAJQBAAALAAAAAAAAAAAAAAAAAC8B AABfcmVscy8ucmVsc1BLAQItABQABgAIAAAAIQBNMloz+gEAAM4DAAAOAAAAAAAAAAAAAAAAAC4C AABkcnMvZTJvRG9jLnhtbFBLAQItABQABgAIAAAAIQBplHZo3AAAAAcBAAAPAAAAAAAAAAAAAAAA AFQEAABkcnMvZG93bnJldi54bWxQSwUGAAAAAAQABADzAAAAXQUAAAAA "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83C1" w14:textId="77777777" w:rsidR="0060565A" w:rsidRDefault="0060565A" w:rsidP="00866BDC">
      <w:r>
        <w:separator/>
      </w:r>
    </w:p>
  </w:footnote>
  <w:footnote w:type="continuationSeparator" w:id="0">
    <w:p w14:paraId="5969910B" w14:textId="77777777" w:rsidR="0060565A" w:rsidRDefault="0060565A" w:rsidP="00866BDC">
      <w:r>
        <w:continuationSeparator/>
      </w:r>
    </w:p>
  </w:footnote>
  <w:footnote w:type="continuationNotice" w:id="1">
    <w:p w14:paraId="6BA7C37A" w14:textId="77777777" w:rsidR="0060565A" w:rsidRDefault="006056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f83f3f38fb564fa98ddb91fe7999a4e0"/>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0565A"/>
    <w:rsid w:val="00606A6B"/>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449C6"/>
    <w:rsid w:val="00850F1C"/>
    <w:rsid w:val="008575B3"/>
    <w:rsid w:val="00866BDC"/>
    <w:rsid w:val="00870E13"/>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6D2A"/>
    <w:rsid w:val="00CE57B1"/>
    <w:rsid w:val="00CF4484"/>
    <w:rsid w:val="00CF76F8"/>
    <w:rsid w:val="00D00097"/>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Relationships xmlns="http://schemas.openxmlformats.org/package/2006/relationships"><Relationship Id="rId1" Type="http://schemas.openxmlformats.org/officeDocument/2006/relationships/image" Target="media/image2.jp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_rels/header5.xml.rels><?xml version="1.0" encoding="UTF-8"?><Relationships xmlns="http://schemas.openxmlformats.org/package/2006/relationships"><Relationship Id="rId1" Type="http://schemas.openxmlformats.org/officeDocument/2006/relationships/image" Target="media/image1.png"/></Relationships>
</file>

<file path=word/_rels/header8.xml.rels><?xml version="1.0" encoding="UTF-8"?><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xml:space="preserve">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xml:space="preserve">
        <a:bodyPr/>
        <a:lstStyle/>
        <a:p>
          <a:endParaRPr lang="nb-NO"/>
        </a:p>
      </dgm:t>
    </dgm:pt>
    <dgm:pt modelId="{B69DE621-8A1B-4011-9A49-2F7A41E0BD8C}" type="sibTrans" cxnId="{64A077F6-30B2-400E-BD6D-2B055A6757D5}">
      <dgm:prSet/>
      <dgm:spPr/>
      <dgm:t xml:space="preserve">
        <a:bodyPr/>
        <a:lstStyle/>
        <a:p>
          <a:endParaRPr lang="nb-NO"/>
        </a:p>
      </dgm:t>
    </dgm:pt>
    <dgm:pt modelId="{DBED623C-5582-4BCF-9E2A-4F4908FE13D6}" type="asst">
      <dgm:prSet/>
      <dgm:spPr/>
      <dgm:t xml:space="preserve">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xml:space="preserve">
        <a:bodyPr/>
        <a:lstStyle/>
        <a:p>
          <a:endParaRPr lang="nb-NO"/>
        </a:p>
      </dgm:t>
    </dgm:pt>
    <dgm:pt modelId="{650BAE15-4E4E-4819-96CC-0135BBC4C282}" type="sibTrans" cxnId="{27F4D906-0CCE-4CEB-B9FE-B00EAC430E2F}">
      <dgm:prSet/>
      <dgm:spPr/>
      <dgm:t xml:space="preserve">
        <a:bodyPr/>
        <a:lstStyle/>
        <a:p>
          <a:endParaRPr lang="nb-NO"/>
        </a:p>
      </dgm:t>
    </dgm:pt>
    <dgm:pt modelId="{3DC90507-BA80-456A-ACB0-99BBB3D1C780}">
      <dgm:prSet/>
      <dgm:spPr/>
      <dgm:t xml:space="preserve">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xml:space="preserve">
        <a:bodyPr/>
        <a:lstStyle/>
        <a:p>
          <a:endParaRPr lang="nb-NO"/>
        </a:p>
      </dgm:t>
    </dgm:pt>
    <dgm:pt modelId="{CF316B77-37C9-4A5E-A9F3-482D9584E946}" type="sibTrans" cxnId="{C56EC078-182A-437F-8C72-95B6737051D8}">
      <dgm:prSet/>
      <dgm:spPr/>
      <dgm:t xml:space="preserve">
        <a:bodyPr/>
        <a:lstStyle/>
        <a:p>
          <a:endParaRPr lang="nb-NO"/>
        </a:p>
      </dgm:t>
    </dgm:pt>
    <dgm:pt modelId="{D40A2ED3-6DA9-4844-ABEE-CB43C79BE6A9}" type="asst">
      <dgm:prSet/>
      <dgm:spPr/>
      <dgm:t xml:space="preserve">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xml:space="preserve">
        <a:bodyPr/>
        <a:lstStyle/>
        <a:p>
          <a:endParaRPr lang="nb-NO"/>
        </a:p>
      </dgm:t>
    </dgm:pt>
    <dgm:pt modelId="{1877E3BC-292F-4A46-B870-8268C1258155}" type="sibTrans" cxnId="{3DDBFB01-FB97-4C9C-B9B6-D9A7A77A3F03}">
      <dgm:prSet/>
      <dgm:spPr/>
      <dgm:t xml:space="preserve">
        <a:bodyPr/>
        <a:lstStyle/>
        <a:p>
          <a:endParaRPr lang="nb-NO"/>
        </a:p>
      </dgm:t>
    </dgm:pt>
    <dgm:pt modelId="{3BB29676-C6DD-4132-A9A0-A9DEFB1EAC3E}" type="asst">
      <dgm:prSet/>
      <dgm:spPr/>
      <dgm:t xml:space="preserve">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xml:space="preserve">
        <a:bodyPr/>
        <a:lstStyle/>
        <a:p>
          <a:endParaRPr lang="nb-NO"/>
        </a:p>
      </dgm:t>
    </dgm:pt>
    <dgm:pt modelId="{20E49316-A137-496D-9A94-33C4EE42956D}" type="sibTrans" cxnId="{6F8D297B-EFA0-4765-A01B-F7235E2E331D}">
      <dgm:prSet/>
      <dgm:spPr/>
      <dgm:t xml:space="preserve">
        <a:bodyPr/>
        <a:lstStyle/>
        <a:p>
          <a:endParaRPr lang="nb-NO"/>
        </a:p>
      </dgm:t>
    </dgm:pt>
    <dgm:pt modelId="{729894D6-8EE8-4616-BED3-564311F24892}">
      <dgm:prSet/>
      <dgm:spPr/>
      <dgm:t xml:space="preserve">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xml:space="preserve">
        <a:bodyPr/>
        <a:lstStyle/>
        <a:p>
          <a:endParaRPr lang="nb-NO"/>
        </a:p>
      </dgm:t>
    </dgm:pt>
    <dgm:pt modelId="{EC33DC18-2F00-423C-B39A-CAE425D3B50E}" type="sibTrans" cxnId="{5929BD26-CE4C-4F75-85EE-5C37397E4267}">
      <dgm:prSet/>
      <dgm:spPr/>
      <dgm:t xml:space="preserve">
        <a:bodyPr/>
        <a:lstStyle/>
        <a:p>
          <a:endParaRPr lang="nb-NO"/>
        </a:p>
      </dgm:t>
    </dgm:pt>
    <dgm:pt modelId="{B6EBA597-7A1E-476D-8A65-55960DEC157F}">
      <dgm:prSet/>
      <dgm:spPr/>
      <dgm:t xml:space="preserve">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xml:space="preserve">
        <a:bodyPr/>
        <a:lstStyle/>
        <a:p>
          <a:endParaRPr lang="nb-NO"/>
        </a:p>
      </dgm:t>
    </dgm:pt>
    <dgm:pt modelId="{AC7B5F1A-5CDB-4084-A273-10861BFA344C}" type="sibTrans" cxnId="{073F761B-F5D3-4288-972B-B87060C4E327}">
      <dgm:prSet/>
      <dgm:spPr/>
      <dgm:t xml:space="preserve">
        <a:bodyPr/>
        <a:lstStyle/>
        <a:p>
          <a:endParaRPr lang="nb-NO"/>
        </a:p>
      </dgm:t>
    </dgm:pt>
    <dgm:pt modelId="{9248A400-5260-4941-AE51-47E92F57F141}">
      <dgm:prSet/>
      <dgm:spPr/>
      <dgm:t xml:space="preserve">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xml:space="preserve">
        <a:bodyPr/>
        <a:lstStyle/>
        <a:p>
          <a:endParaRPr lang="nb-NO"/>
        </a:p>
      </dgm:t>
    </dgm:pt>
    <dgm:pt modelId="{E8668131-2965-4D8B-A37B-DFCBE2BDA2F7}" type="sibTrans" cxnId="{5FE7E0C2-EFBA-4344-8345-9E8D1C6F2400}">
      <dgm:prSet/>
      <dgm:spPr/>
      <dgm:t xml:space="preserve">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F96B0671BD9547DFB0FE48ABA4EF6148"/>
        <w:category>
          <w:name w:val="General"/>
          <w:gallery w:val="placeholder"/>
        </w:category>
        <w:types>
          <w:type w:val="bbPlcHdr"/>
        </w:types>
        <w:behaviors>
          <w:behavior w:val="content"/>
        </w:behaviors>
        <w:guid w:val="{92D21823-6431-442C-842B-6550C7834333}"/>
      </w:docPartPr>
      <w:docPartBody>
        <w:p w:rsidR="00AE2ABF" w:rsidRDefault="00AE2ABF">
          <w:pPr>
            <w:pStyle w:val="F96B0671BD9547DFB0FE48ABA4EF6148"/>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46398C"/>
    <w:rsid w:val="00497C72"/>
    <w:rsid w:val="0051014E"/>
    <w:rsid w:val="00580DBA"/>
    <w:rsid w:val="005B1B1E"/>
    <w:rsid w:val="005F597A"/>
    <w:rsid w:val="00604684"/>
    <w:rsid w:val="006D7507"/>
    <w:rsid w:val="006D7EA3"/>
    <w:rsid w:val="006E5EBB"/>
    <w:rsid w:val="00843874"/>
    <w:rsid w:val="008455E6"/>
    <w:rsid w:val="00852414"/>
    <w:rsid w:val="00870E13"/>
    <w:rsid w:val="009242EE"/>
    <w:rsid w:val="00AE2ABF"/>
    <w:rsid w:val="00CF76F8"/>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4.xml><?xml version="1.0" encoding="utf-8"?>
<root>
  <Tag name="DpPropTitle01"/>
  <Tag name="DgCustomer01"/>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Props1.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3.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customXml/itemProps4.xml><?xml version="1.0" encoding="utf-8"?>
<ds:datastoreItem xmlns:ds="http://schemas.openxmlformats.org/officeDocument/2006/customXml" ds:itemID="{9B080735-027D-44B9-A4A0-910DD22B4D0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2722</Words>
  <Characters>15408</Characters>
  <Application>Microsoft Office Word</Application>
  <DocSecurity>0</DocSecurity>
  <Lines>481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3</cp:revision>
  <dcterms:created xsi:type="dcterms:W3CDTF">2026-03-09T21:16:00Z</dcterms:created>
  <dcterms:modified xsi:type="dcterms:W3CDTF">2026-03-19T20:16:00Z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